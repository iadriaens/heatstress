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92E6C3" w14:textId="77777777" w:rsidR="005166FF" w:rsidRPr="00A35E55" w:rsidRDefault="00A35E55" w:rsidP="002C50A2">
      <w:pPr>
        <w:pStyle w:val="Title"/>
      </w:pPr>
      <w:r w:rsidRPr="00A35E55">
        <w:t xml:space="preserve">Application of COWBASE for analysis of activity and milk production changes in function of THI in different </w:t>
      </w:r>
      <w:r w:rsidR="00662FE9">
        <w:t>countries</w:t>
      </w:r>
      <w:r w:rsidRPr="00A35E55">
        <w:t>.</w:t>
      </w:r>
    </w:p>
    <w:p w14:paraId="30ABA780" w14:textId="77777777" w:rsidR="00A35E55" w:rsidRDefault="00A35E55" w:rsidP="002C50A2"/>
    <w:p w14:paraId="4445991D" w14:textId="77777777" w:rsidR="006952E4" w:rsidRDefault="006952E4" w:rsidP="00D71D6C">
      <w:pPr>
        <w:pStyle w:val="Heading1"/>
        <w:numPr>
          <w:ilvl w:val="0"/>
          <w:numId w:val="3"/>
        </w:numPr>
      </w:pPr>
      <w:r>
        <w:t>Introduction to the case</w:t>
      </w:r>
    </w:p>
    <w:p w14:paraId="3D0FCF8B" w14:textId="77777777" w:rsidR="006952E4" w:rsidRDefault="006952E4" w:rsidP="006952E4">
      <w:pPr>
        <w:pStyle w:val="ListParagraph"/>
        <w:numPr>
          <w:ilvl w:val="0"/>
          <w:numId w:val="4"/>
        </w:numPr>
      </w:pPr>
      <w:r>
        <w:t xml:space="preserve">Relevance: moderate climate, </w:t>
      </w:r>
      <w:proofErr w:type="spellStart"/>
      <w:r>
        <w:t>etc</w:t>
      </w:r>
      <w:proofErr w:type="spellEnd"/>
    </w:p>
    <w:p w14:paraId="2299D174" w14:textId="77777777" w:rsidR="006952E4" w:rsidRDefault="006952E4" w:rsidP="006952E4">
      <w:pPr>
        <w:pStyle w:val="ListParagraph"/>
        <w:numPr>
          <w:ilvl w:val="0"/>
          <w:numId w:val="4"/>
        </w:numPr>
      </w:pPr>
      <w:r>
        <w:t xml:space="preserve">Individual variation: why do we need to know how cows react to </w:t>
      </w:r>
      <w:proofErr w:type="spellStart"/>
      <w:r>
        <w:t>thi</w:t>
      </w:r>
      <w:proofErr w:type="spellEnd"/>
    </w:p>
    <w:p w14:paraId="02050D56" w14:textId="77777777" w:rsidR="006952E4" w:rsidRDefault="006952E4" w:rsidP="006952E4">
      <w:pPr>
        <w:pStyle w:val="ListParagraph"/>
        <w:numPr>
          <w:ilvl w:val="1"/>
          <w:numId w:val="4"/>
        </w:numPr>
      </w:pPr>
      <w:r>
        <w:t>Physiological processes</w:t>
      </w:r>
    </w:p>
    <w:p w14:paraId="16DD4694" w14:textId="77777777" w:rsidR="006952E4" w:rsidRDefault="006952E4" w:rsidP="006952E4">
      <w:pPr>
        <w:pStyle w:val="ListParagraph"/>
        <w:numPr>
          <w:ilvl w:val="1"/>
          <w:numId w:val="4"/>
        </w:numPr>
      </w:pPr>
      <w:r>
        <w:t>Welfare and health</w:t>
      </w:r>
    </w:p>
    <w:p w14:paraId="41E9674C" w14:textId="77777777" w:rsidR="006952E4" w:rsidRDefault="006952E4" w:rsidP="006952E4">
      <w:pPr>
        <w:pStyle w:val="ListParagraph"/>
        <w:numPr>
          <w:ilvl w:val="1"/>
          <w:numId w:val="4"/>
        </w:numPr>
      </w:pPr>
      <w:r>
        <w:t>Long-short term consequences</w:t>
      </w:r>
    </w:p>
    <w:p w14:paraId="322C9CB0" w14:textId="77777777" w:rsidR="006952E4" w:rsidRDefault="006952E4" w:rsidP="006952E4">
      <w:pPr>
        <w:pStyle w:val="ListParagraph"/>
        <w:numPr>
          <w:ilvl w:val="1"/>
          <w:numId w:val="4"/>
        </w:numPr>
      </w:pPr>
      <w:r>
        <w:t>Breeding and monitoring</w:t>
      </w:r>
    </w:p>
    <w:p w14:paraId="7483C9C0" w14:textId="77777777" w:rsidR="006952E4" w:rsidRDefault="006952E4" w:rsidP="006952E4">
      <w:pPr>
        <w:pStyle w:val="ListParagraph"/>
        <w:numPr>
          <w:ilvl w:val="1"/>
          <w:numId w:val="4"/>
        </w:numPr>
      </w:pPr>
      <w:r>
        <w:t>Future-proof dairy farming</w:t>
      </w:r>
    </w:p>
    <w:p w14:paraId="7EDFC554" w14:textId="77777777" w:rsidR="006952E4" w:rsidRDefault="006952E4" w:rsidP="006952E4">
      <w:pPr>
        <w:pStyle w:val="ListParagraph"/>
        <w:numPr>
          <w:ilvl w:val="1"/>
          <w:numId w:val="4"/>
        </w:numPr>
      </w:pPr>
      <w:r>
        <w:t>Tailor management to cows and vice versa</w:t>
      </w:r>
    </w:p>
    <w:p w14:paraId="69A22E02" w14:textId="77777777" w:rsidR="006952E4" w:rsidRDefault="006952E4" w:rsidP="006952E4">
      <w:pPr>
        <w:pStyle w:val="ListParagraph"/>
        <w:numPr>
          <w:ilvl w:val="0"/>
          <w:numId w:val="4"/>
        </w:numPr>
      </w:pPr>
      <w:r>
        <w:t>Value of (simultaneous) evaluation of multiple parameters</w:t>
      </w:r>
    </w:p>
    <w:p w14:paraId="0DCC04BB" w14:textId="77777777" w:rsidR="006952E4" w:rsidRDefault="006952E4" w:rsidP="006952E4">
      <w:pPr>
        <w:pStyle w:val="ListParagraph"/>
        <w:numPr>
          <w:ilvl w:val="0"/>
          <w:numId w:val="4"/>
        </w:numPr>
      </w:pPr>
      <w:r>
        <w:t>Our study:</w:t>
      </w:r>
    </w:p>
    <w:p w14:paraId="66DE3307" w14:textId="77777777" w:rsidR="006952E4" w:rsidRDefault="006952E4" w:rsidP="006952E4">
      <w:pPr>
        <w:pStyle w:val="ListParagraph"/>
        <w:numPr>
          <w:ilvl w:val="1"/>
          <w:numId w:val="4"/>
        </w:numPr>
      </w:pPr>
      <w:r>
        <w:t>Selection of multiple farms</w:t>
      </w:r>
    </w:p>
    <w:p w14:paraId="75587D1D" w14:textId="77777777" w:rsidR="006952E4" w:rsidRDefault="006952E4" w:rsidP="006952E4">
      <w:pPr>
        <w:pStyle w:val="ListParagraph"/>
        <w:numPr>
          <w:ilvl w:val="1"/>
          <w:numId w:val="4"/>
        </w:numPr>
      </w:pPr>
      <w:r>
        <w:t>Different countries and environments/climatic conditions</w:t>
      </w:r>
    </w:p>
    <w:p w14:paraId="5EC4BF1D" w14:textId="77777777" w:rsidR="006952E4" w:rsidRPr="006952E4" w:rsidRDefault="006952E4" w:rsidP="006952E4">
      <w:pPr>
        <w:pStyle w:val="ListParagraph"/>
        <w:numPr>
          <w:ilvl w:val="1"/>
          <w:numId w:val="4"/>
        </w:numPr>
      </w:pPr>
      <w:r>
        <w:t>Longer period of time, with data that spans multiple years and so also different conditions (warmer/colder summers)</w:t>
      </w:r>
    </w:p>
    <w:p w14:paraId="3CE4A5DC" w14:textId="77777777" w:rsidR="00A35E55" w:rsidRDefault="00A35E55" w:rsidP="00D71D6C">
      <w:pPr>
        <w:pStyle w:val="Heading1"/>
        <w:numPr>
          <w:ilvl w:val="0"/>
          <w:numId w:val="3"/>
        </w:numPr>
      </w:pPr>
      <w:r w:rsidRPr="00A35E55">
        <w:t>Materials and methods</w:t>
      </w:r>
    </w:p>
    <w:p w14:paraId="2ABBB919" w14:textId="425403C6" w:rsidR="002C50A2" w:rsidRPr="002C50A2" w:rsidRDefault="002C50A2" w:rsidP="002C50A2">
      <w:r>
        <w:t xml:space="preserve">To demonstrate the value of </w:t>
      </w:r>
      <w:proofErr w:type="spellStart"/>
      <w:r>
        <w:t>CowBase</w:t>
      </w:r>
      <w:proofErr w:type="spellEnd"/>
      <w:r>
        <w:t>, we performed an simple analysis to explore farm and individual cow variation of daily milk yield (</w:t>
      </w:r>
      <w:r w:rsidRPr="002C50A2">
        <w:rPr>
          <w:b/>
        </w:rPr>
        <w:t>DMY</w:t>
      </w:r>
      <w:r>
        <w:t xml:space="preserve">) and activity (step count, </w:t>
      </w:r>
      <w:r w:rsidRPr="002C50A2">
        <w:rPr>
          <w:b/>
        </w:rPr>
        <w:t>ACT</w:t>
      </w:r>
      <w:r>
        <w:t xml:space="preserve">) in response to changing outdoor climatic conditions. </w:t>
      </w:r>
      <w:proofErr w:type="spellStart"/>
      <w:r>
        <w:t>CowBase</w:t>
      </w:r>
      <w:proofErr w:type="spellEnd"/>
      <w:r>
        <w:t xml:space="preserve"> allows to rapidly </w:t>
      </w:r>
      <w:r w:rsidR="006952E4">
        <w:t>access</w:t>
      </w:r>
      <w:r>
        <w:t xml:space="preserve"> data that are ready-to-analyze, are consistent in format and can easily be combined based on farm-animal-lactation or </w:t>
      </w:r>
      <w:proofErr w:type="spellStart"/>
      <w:r>
        <w:t>datetime</w:t>
      </w:r>
      <w:proofErr w:type="spellEnd"/>
      <w:r>
        <w:t xml:space="preserve"> identifiers.</w:t>
      </w:r>
    </w:p>
    <w:p w14:paraId="7EB8B531" w14:textId="77777777" w:rsidR="00A35E55" w:rsidRDefault="00A35E55" w:rsidP="00D71D6C">
      <w:pPr>
        <w:pStyle w:val="Heading2"/>
        <w:numPr>
          <w:ilvl w:val="1"/>
          <w:numId w:val="3"/>
        </w:numPr>
      </w:pPr>
      <w:r w:rsidRPr="00A35E55">
        <w:t>Data description</w:t>
      </w:r>
      <w:r w:rsidR="005E5A10">
        <w:t xml:space="preserve"> and preprocessing</w:t>
      </w:r>
    </w:p>
    <w:p w14:paraId="0F0C1316" w14:textId="32EE2FE6" w:rsidR="00C814E9" w:rsidRDefault="00A35E55" w:rsidP="002C50A2">
      <w:r w:rsidRPr="002C50A2">
        <w:t xml:space="preserve">We extracted </w:t>
      </w:r>
      <w:r w:rsidR="00C814E9" w:rsidRPr="002C50A2">
        <w:t>datasets with activity, milk production</w:t>
      </w:r>
      <w:r w:rsidR="00D71D6C">
        <w:t>, cow ancillary information</w:t>
      </w:r>
      <w:r w:rsidR="00C814E9" w:rsidRPr="002C50A2">
        <w:t xml:space="preserve"> and</w:t>
      </w:r>
      <w:r w:rsidR="00C814E9">
        <w:t xml:space="preserve"> weather data</w:t>
      </w:r>
      <w:r w:rsidRPr="00C814E9">
        <w:rPr>
          <w:color w:val="FF0000"/>
        </w:rPr>
        <w:t xml:space="preserve"> </w:t>
      </w:r>
      <w:r>
        <w:t xml:space="preserve">from </w:t>
      </w:r>
      <w:r w:rsidR="00577593">
        <w:t>1</w:t>
      </w:r>
      <w:r>
        <w:t xml:space="preserve"> Italian,</w:t>
      </w:r>
      <w:r w:rsidR="00577593">
        <w:t xml:space="preserve"> 3</w:t>
      </w:r>
      <w:r>
        <w:t xml:space="preserve"> Belgian and </w:t>
      </w:r>
      <w:r w:rsidR="00577593" w:rsidRPr="00577593">
        <w:t>2</w:t>
      </w:r>
      <w:r>
        <w:t xml:space="preserve"> Dutch farms</w:t>
      </w:r>
      <w:r w:rsidR="00C814E9">
        <w:t xml:space="preserve"> with an Lely automatic milking system </w:t>
      </w:r>
      <w:r w:rsidR="00577593">
        <w:t xml:space="preserve">from </w:t>
      </w:r>
      <w:proofErr w:type="spellStart"/>
      <w:r w:rsidR="00577593">
        <w:t>Cow</w:t>
      </w:r>
      <w:r>
        <w:t>B</w:t>
      </w:r>
      <w:r w:rsidR="00577593">
        <w:t>ase</w:t>
      </w:r>
      <w:proofErr w:type="spellEnd"/>
      <w:r w:rsidR="00C814E9">
        <w:t xml:space="preserve"> using module </w:t>
      </w:r>
      <w:r w:rsidR="00C814E9" w:rsidRPr="005E5A10">
        <w:rPr>
          <w:b/>
        </w:rPr>
        <w:t>xxx</w:t>
      </w:r>
      <w:r w:rsidR="00C814E9">
        <w:t xml:space="preserve">. </w:t>
      </w:r>
      <w:r w:rsidR="00577593">
        <w:t xml:space="preserve">We selected years of data for which the activity data had stable statistical properties indicating </w:t>
      </w:r>
      <w:r w:rsidR="005F45F3">
        <w:t>continuity in</w:t>
      </w:r>
      <w:r w:rsidR="00577593">
        <w:t xml:space="preserve"> hardware and software settings. </w:t>
      </w:r>
      <w:r w:rsidR="00C814E9">
        <w:t xml:space="preserve">An overview of the included farms is given in Table </w:t>
      </w:r>
      <w:r w:rsidR="00C814E9" w:rsidRPr="00D71D6C">
        <w:rPr>
          <w:b/>
        </w:rPr>
        <w:t>T</w:t>
      </w:r>
      <w:r w:rsidR="005E5A10" w:rsidRPr="00D71D6C">
        <w:rPr>
          <w:b/>
        </w:rPr>
        <w:t>1</w:t>
      </w:r>
      <w:r w:rsidR="00C814E9">
        <w:t>.</w:t>
      </w:r>
      <w:r w:rsidR="005E5A10">
        <w:t xml:space="preserve"> The farms all had an intensive production system with cows kept indoors, year-round calving and fed with both roughage and concentrates on a production-level basis.</w:t>
      </w:r>
      <w:r w:rsidR="00C3713B">
        <w:t xml:space="preserve"> All analysis were performed in Python 3.10, using </w:t>
      </w:r>
      <w:r w:rsidR="00C3713B" w:rsidRPr="00D71D6C">
        <w:rPr>
          <w:i/>
        </w:rPr>
        <w:t>pandas</w:t>
      </w:r>
      <w:r w:rsidR="00C3713B">
        <w:t xml:space="preserve">, </w:t>
      </w:r>
      <w:proofErr w:type="spellStart"/>
      <w:r w:rsidR="00C3713B" w:rsidRPr="002C50A2">
        <w:rPr>
          <w:i/>
        </w:rPr>
        <w:t>numpy</w:t>
      </w:r>
      <w:proofErr w:type="spellEnd"/>
      <w:r w:rsidR="00C3713B">
        <w:t xml:space="preserve">, </w:t>
      </w:r>
      <w:proofErr w:type="spellStart"/>
      <w:r w:rsidR="00C3713B" w:rsidRPr="002C50A2">
        <w:rPr>
          <w:i/>
        </w:rPr>
        <w:t>matplotlib</w:t>
      </w:r>
      <w:proofErr w:type="spellEnd"/>
      <w:r w:rsidR="00C3713B">
        <w:t xml:space="preserve">, </w:t>
      </w:r>
      <w:proofErr w:type="spellStart"/>
      <w:r w:rsidR="00C3713B" w:rsidRPr="002C50A2">
        <w:rPr>
          <w:i/>
        </w:rPr>
        <w:t>seaborn</w:t>
      </w:r>
      <w:proofErr w:type="spellEnd"/>
      <w:r w:rsidR="00C3713B">
        <w:t xml:space="preserve"> and </w:t>
      </w:r>
      <w:proofErr w:type="spellStart"/>
      <w:r w:rsidR="00C3713B" w:rsidRPr="002C50A2">
        <w:rPr>
          <w:i/>
        </w:rPr>
        <w:t>statsmodels</w:t>
      </w:r>
      <w:proofErr w:type="spellEnd"/>
      <w:r w:rsidR="00C3713B">
        <w:t xml:space="preserve"> packages. Version</w:t>
      </w:r>
      <w:r w:rsidR="00D71D6C">
        <w:t xml:space="preserve"> specifics</w:t>
      </w:r>
      <w:r w:rsidR="00C3713B">
        <w:t xml:space="preserve"> and environment requirements can be found in the “</w:t>
      </w:r>
      <w:r w:rsidR="00C3713B" w:rsidRPr="00D71D6C">
        <w:rPr>
          <w:i/>
        </w:rPr>
        <w:t>requirements.txt</w:t>
      </w:r>
      <w:r w:rsidR="00C3713B">
        <w:t>” file of the repository at [</w:t>
      </w:r>
      <w:r w:rsidR="00C3713B" w:rsidRPr="00D71D6C">
        <w:rPr>
          <w:b/>
        </w:rPr>
        <w:t>link</w:t>
      </w:r>
      <w:r w:rsidR="00C3713B">
        <w:t>].</w:t>
      </w:r>
    </w:p>
    <w:p w14:paraId="5D44F740" w14:textId="557BC267" w:rsidR="00C814E9" w:rsidRDefault="00C814E9" w:rsidP="002C50A2">
      <w:r w:rsidRPr="00472264">
        <w:rPr>
          <w:b/>
        </w:rPr>
        <w:t>Table T1</w:t>
      </w:r>
      <w:r w:rsidRPr="00C814E9">
        <w:t>. overview of farm data:</w:t>
      </w:r>
    </w:p>
    <w:tbl>
      <w:tblPr>
        <w:tblStyle w:val="TableGrid"/>
        <w:tblW w:w="0" w:type="auto"/>
        <w:tblLook w:val="04A0" w:firstRow="1" w:lastRow="0" w:firstColumn="1" w:lastColumn="0" w:noHBand="0" w:noVBand="1"/>
      </w:tblPr>
      <w:tblGrid>
        <w:gridCol w:w="808"/>
        <w:gridCol w:w="1693"/>
        <w:gridCol w:w="1147"/>
        <w:gridCol w:w="982"/>
        <w:gridCol w:w="764"/>
        <w:gridCol w:w="980"/>
        <w:gridCol w:w="1207"/>
        <w:gridCol w:w="1435"/>
      </w:tblGrid>
      <w:tr w:rsidR="005F45F3" w14:paraId="267BF801" w14:textId="77777777" w:rsidTr="00BD13F2">
        <w:trPr>
          <w:trHeight w:val="258"/>
        </w:trPr>
        <w:tc>
          <w:tcPr>
            <w:tcW w:w="808" w:type="dxa"/>
            <w:vMerge w:val="restart"/>
          </w:tcPr>
          <w:p w14:paraId="33837471" w14:textId="5FE923EF" w:rsidR="005F45F3" w:rsidRDefault="005F45F3" w:rsidP="002C50A2">
            <w:r>
              <w:t>Farm</w:t>
            </w:r>
          </w:p>
        </w:tc>
        <w:tc>
          <w:tcPr>
            <w:tcW w:w="1693" w:type="dxa"/>
            <w:vMerge w:val="restart"/>
          </w:tcPr>
          <w:p w14:paraId="5516D463" w14:textId="3BC98C65" w:rsidR="005F45F3" w:rsidRDefault="005F45F3" w:rsidP="002C50A2">
            <w:r>
              <w:t>Country/region</w:t>
            </w:r>
          </w:p>
        </w:tc>
        <w:tc>
          <w:tcPr>
            <w:tcW w:w="1147" w:type="dxa"/>
            <w:vMerge w:val="restart"/>
          </w:tcPr>
          <w:p w14:paraId="67DEC2CA" w14:textId="29F06089" w:rsidR="005F45F3" w:rsidRDefault="005F45F3" w:rsidP="002C50A2">
            <w:r>
              <w:t>Data period</w:t>
            </w:r>
          </w:p>
        </w:tc>
        <w:tc>
          <w:tcPr>
            <w:tcW w:w="1746" w:type="dxa"/>
            <w:gridSpan w:val="2"/>
          </w:tcPr>
          <w:p w14:paraId="222389C0" w14:textId="57654DAB" w:rsidR="005F45F3" w:rsidRDefault="005F45F3" w:rsidP="002C50A2">
            <w:r>
              <w:t>no. of cows</w:t>
            </w:r>
          </w:p>
        </w:tc>
        <w:tc>
          <w:tcPr>
            <w:tcW w:w="2187" w:type="dxa"/>
            <w:gridSpan w:val="2"/>
          </w:tcPr>
          <w:p w14:paraId="0EC1F198" w14:textId="02209548" w:rsidR="005F45F3" w:rsidRDefault="005F45F3" w:rsidP="002C50A2">
            <w:r>
              <w:t>No. of lactations</w:t>
            </w:r>
          </w:p>
        </w:tc>
        <w:tc>
          <w:tcPr>
            <w:tcW w:w="1435" w:type="dxa"/>
            <w:vMerge w:val="restart"/>
          </w:tcPr>
          <w:p w14:paraId="65E53DAD" w14:textId="40BF879A" w:rsidR="005F45F3" w:rsidRDefault="005F45F3" w:rsidP="002C50A2">
            <w:r>
              <w:t>305d production level [kg]</w:t>
            </w:r>
          </w:p>
        </w:tc>
      </w:tr>
      <w:tr w:rsidR="005F45F3" w14:paraId="1702C722" w14:textId="77777777" w:rsidTr="005F45F3">
        <w:trPr>
          <w:trHeight w:val="258"/>
        </w:trPr>
        <w:tc>
          <w:tcPr>
            <w:tcW w:w="808" w:type="dxa"/>
            <w:vMerge/>
          </w:tcPr>
          <w:p w14:paraId="3AF15263" w14:textId="77777777" w:rsidR="005F45F3" w:rsidRDefault="005F45F3" w:rsidP="002C50A2"/>
        </w:tc>
        <w:tc>
          <w:tcPr>
            <w:tcW w:w="1693" w:type="dxa"/>
            <w:vMerge/>
          </w:tcPr>
          <w:p w14:paraId="56F26B1E" w14:textId="77777777" w:rsidR="005F45F3" w:rsidRDefault="005F45F3" w:rsidP="002C50A2"/>
        </w:tc>
        <w:tc>
          <w:tcPr>
            <w:tcW w:w="1147" w:type="dxa"/>
            <w:vMerge/>
          </w:tcPr>
          <w:p w14:paraId="2D043EDB" w14:textId="77777777" w:rsidR="005F45F3" w:rsidRDefault="005F45F3" w:rsidP="002C50A2"/>
        </w:tc>
        <w:tc>
          <w:tcPr>
            <w:tcW w:w="982" w:type="dxa"/>
          </w:tcPr>
          <w:p w14:paraId="32B091B2" w14:textId="030B04B0" w:rsidR="005F45F3" w:rsidRDefault="005F45F3" w:rsidP="002C50A2">
            <w:r>
              <w:t>activity</w:t>
            </w:r>
          </w:p>
        </w:tc>
        <w:tc>
          <w:tcPr>
            <w:tcW w:w="764" w:type="dxa"/>
          </w:tcPr>
          <w:p w14:paraId="16EC330D" w14:textId="0BCD6AEE" w:rsidR="005F45F3" w:rsidRDefault="005F45F3" w:rsidP="002C50A2">
            <w:r>
              <w:t>milk yield</w:t>
            </w:r>
          </w:p>
        </w:tc>
        <w:tc>
          <w:tcPr>
            <w:tcW w:w="980" w:type="dxa"/>
          </w:tcPr>
          <w:p w14:paraId="79C42209" w14:textId="5E3D08A5" w:rsidR="005F45F3" w:rsidRDefault="005F45F3" w:rsidP="002C50A2">
            <w:r>
              <w:t>activity</w:t>
            </w:r>
          </w:p>
        </w:tc>
        <w:tc>
          <w:tcPr>
            <w:tcW w:w="1207" w:type="dxa"/>
          </w:tcPr>
          <w:p w14:paraId="515C9230" w14:textId="51379017" w:rsidR="005F45F3" w:rsidRDefault="005F45F3" w:rsidP="002C50A2">
            <w:r>
              <w:t>milk yield</w:t>
            </w:r>
          </w:p>
        </w:tc>
        <w:tc>
          <w:tcPr>
            <w:tcW w:w="1435" w:type="dxa"/>
            <w:vMerge/>
          </w:tcPr>
          <w:p w14:paraId="08E6BD8F" w14:textId="415E151B" w:rsidR="005F45F3" w:rsidRDefault="005F45F3" w:rsidP="002C50A2"/>
        </w:tc>
      </w:tr>
      <w:tr w:rsidR="005F45F3" w14:paraId="68B0B34E" w14:textId="77777777" w:rsidTr="005F45F3">
        <w:tc>
          <w:tcPr>
            <w:tcW w:w="808" w:type="dxa"/>
          </w:tcPr>
          <w:p w14:paraId="7CE61640" w14:textId="0E146A5C" w:rsidR="005F45F3" w:rsidRDefault="005F45F3" w:rsidP="002C50A2">
            <w:r>
              <w:t>1</w:t>
            </w:r>
          </w:p>
        </w:tc>
        <w:tc>
          <w:tcPr>
            <w:tcW w:w="1693" w:type="dxa"/>
          </w:tcPr>
          <w:p w14:paraId="21F097ED" w14:textId="65EDFDDD" w:rsidR="005F45F3" w:rsidRDefault="005F45F3" w:rsidP="002C50A2">
            <w:r>
              <w:t>BE – west (seaside)</w:t>
            </w:r>
          </w:p>
        </w:tc>
        <w:tc>
          <w:tcPr>
            <w:tcW w:w="1147" w:type="dxa"/>
          </w:tcPr>
          <w:p w14:paraId="2601308C" w14:textId="086DC69D" w:rsidR="005F45F3" w:rsidRDefault="005F45F3" w:rsidP="002C50A2">
            <w:r>
              <w:t>01/2011-12/2019</w:t>
            </w:r>
          </w:p>
        </w:tc>
        <w:tc>
          <w:tcPr>
            <w:tcW w:w="982" w:type="dxa"/>
          </w:tcPr>
          <w:p w14:paraId="16B02F59" w14:textId="364A9E0D" w:rsidR="005F45F3" w:rsidRDefault="0050305D" w:rsidP="002C50A2">
            <w:r>
              <w:t>255</w:t>
            </w:r>
          </w:p>
        </w:tc>
        <w:tc>
          <w:tcPr>
            <w:tcW w:w="764" w:type="dxa"/>
          </w:tcPr>
          <w:p w14:paraId="00151D90" w14:textId="683FD2E0" w:rsidR="005F45F3" w:rsidRDefault="000C1E56" w:rsidP="002C50A2">
            <w:r>
              <w:t>358</w:t>
            </w:r>
          </w:p>
        </w:tc>
        <w:tc>
          <w:tcPr>
            <w:tcW w:w="980" w:type="dxa"/>
          </w:tcPr>
          <w:p w14:paraId="451BC194" w14:textId="074E1676" w:rsidR="005F45F3" w:rsidRDefault="0050305D" w:rsidP="002C50A2">
            <w:r>
              <w:t>401</w:t>
            </w:r>
          </w:p>
        </w:tc>
        <w:tc>
          <w:tcPr>
            <w:tcW w:w="1207" w:type="dxa"/>
          </w:tcPr>
          <w:p w14:paraId="11188660" w14:textId="218B3B07" w:rsidR="005F45F3" w:rsidRDefault="000C1E56" w:rsidP="00B218A1">
            <w:r>
              <w:t>653</w:t>
            </w:r>
          </w:p>
        </w:tc>
        <w:tc>
          <w:tcPr>
            <w:tcW w:w="1435" w:type="dxa"/>
          </w:tcPr>
          <w:p w14:paraId="54DE214F" w14:textId="67610C0F" w:rsidR="005F45F3" w:rsidRDefault="005F45F3" w:rsidP="00B218A1">
            <w:r>
              <w:t>8696±1613</w:t>
            </w:r>
          </w:p>
        </w:tc>
      </w:tr>
      <w:tr w:rsidR="005F45F3" w14:paraId="367F76A6" w14:textId="77777777" w:rsidTr="005F45F3">
        <w:tc>
          <w:tcPr>
            <w:tcW w:w="808" w:type="dxa"/>
          </w:tcPr>
          <w:p w14:paraId="5DDBAED8" w14:textId="4040F96E" w:rsidR="005F45F3" w:rsidRDefault="005F45F3" w:rsidP="002C50A2">
            <w:r>
              <w:t>2</w:t>
            </w:r>
          </w:p>
        </w:tc>
        <w:tc>
          <w:tcPr>
            <w:tcW w:w="1693" w:type="dxa"/>
          </w:tcPr>
          <w:p w14:paraId="4FCF89CE" w14:textId="33C382B9" w:rsidR="005F45F3" w:rsidRPr="005F45F3" w:rsidRDefault="005F45F3" w:rsidP="002C50A2">
            <w:r w:rsidRPr="005F45F3">
              <w:t>NL – east (inland)</w:t>
            </w:r>
          </w:p>
        </w:tc>
        <w:tc>
          <w:tcPr>
            <w:tcW w:w="1147" w:type="dxa"/>
          </w:tcPr>
          <w:p w14:paraId="67E68EE8" w14:textId="738211AF" w:rsidR="005F45F3" w:rsidRPr="005F45F3" w:rsidRDefault="005F45F3" w:rsidP="002C50A2">
            <w:r w:rsidRPr="005F45F3">
              <w:t>01/2014-12/2017</w:t>
            </w:r>
          </w:p>
        </w:tc>
        <w:tc>
          <w:tcPr>
            <w:tcW w:w="982" w:type="dxa"/>
          </w:tcPr>
          <w:p w14:paraId="130549C7" w14:textId="4EDA06A7" w:rsidR="005F45F3" w:rsidRPr="005F45F3" w:rsidRDefault="0050305D" w:rsidP="002C50A2">
            <w:r>
              <w:t>677</w:t>
            </w:r>
          </w:p>
        </w:tc>
        <w:tc>
          <w:tcPr>
            <w:tcW w:w="764" w:type="dxa"/>
          </w:tcPr>
          <w:p w14:paraId="4CEC158F" w14:textId="2C34B08E" w:rsidR="005F45F3" w:rsidRPr="005F45F3" w:rsidRDefault="000C1E56" w:rsidP="002C50A2">
            <w:r>
              <w:t>714</w:t>
            </w:r>
          </w:p>
        </w:tc>
        <w:tc>
          <w:tcPr>
            <w:tcW w:w="980" w:type="dxa"/>
          </w:tcPr>
          <w:p w14:paraId="1803E69E" w14:textId="13BB483C" w:rsidR="005F45F3" w:rsidRPr="005F45F3" w:rsidRDefault="0050305D" w:rsidP="002C50A2">
            <w:r>
              <w:t>1567</w:t>
            </w:r>
          </w:p>
        </w:tc>
        <w:tc>
          <w:tcPr>
            <w:tcW w:w="1207" w:type="dxa"/>
          </w:tcPr>
          <w:p w14:paraId="7B8C950B" w14:textId="7B6B0692" w:rsidR="005F45F3" w:rsidRPr="005F45F3" w:rsidRDefault="000C1E56" w:rsidP="00B218A1">
            <w:r>
              <w:t>1726</w:t>
            </w:r>
          </w:p>
        </w:tc>
        <w:tc>
          <w:tcPr>
            <w:tcW w:w="1435" w:type="dxa"/>
          </w:tcPr>
          <w:p w14:paraId="68B302CE" w14:textId="74E7CC11" w:rsidR="005F45F3" w:rsidRPr="005F45F3" w:rsidRDefault="005F45F3" w:rsidP="00B218A1">
            <w:r w:rsidRPr="005F45F3">
              <w:t>10118±1677</w:t>
            </w:r>
          </w:p>
        </w:tc>
      </w:tr>
      <w:tr w:rsidR="005F45F3" w14:paraId="1FF545E2" w14:textId="77777777" w:rsidTr="005F45F3">
        <w:tc>
          <w:tcPr>
            <w:tcW w:w="808" w:type="dxa"/>
          </w:tcPr>
          <w:p w14:paraId="52F781AA" w14:textId="15E6A3A3" w:rsidR="005F45F3" w:rsidRDefault="005F45F3" w:rsidP="002C50A2">
            <w:r>
              <w:t>3</w:t>
            </w:r>
          </w:p>
        </w:tc>
        <w:tc>
          <w:tcPr>
            <w:tcW w:w="1693" w:type="dxa"/>
          </w:tcPr>
          <w:p w14:paraId="7C363BE8" w14:textId="7BB4ED64" w:rsidR="005F45F3" w:rsidRDefault="005F45F3" w:rsidP="002C50A2">
            <w:r>
              <w:t>NL – west</w:t>
            </w:r>
          </w:p>
        </w:tc>
        <w:tc>
          <w:tcPr>
            <w:tcW w:w="1147" w:type="dxa"/>
          </w:tcPr>
          <w:p w14:paraId="47A53BBA" w14:textId="0186CF1A" w:rsidR="005F45F3" w:rsidRDefault="005F45F3" w:rsidP="002C50A2">
            <w:r>
              <w:t>01/2014-12/2017</w:t>
            </w:r>
          </w:p>
        </w:tc>
        <w:tc>
          <w:tcPr>
            <w:tcW w:w="982" w:type="dxa"/>
          </w:tcPr>
          <w:p w14:paraId="28F11F92" w14:textId="2EACE77D" w:rsidR="005F45F3" w:rsidRDefault="0050305D" w:rsidP="002C50A2">
            <w:r>
              <w:t>188</w:t>
            </w:r>
          </w:p>
        </w:tc>
        <w:tc>
          <w:tcPr>
            <w:tcW w:w="764" w:type="dxa"/>
          </w:tcPr>
          <w:p w14:paraId="4554E514" w14:textId="6B6B562F" w:rsidR="005F45F3" w:rsidRDefault="000C1E56" w:rsidP="002C50A2">
            <w:r>
              <w:t>242</w:t>
            </w:r>
          </w:p>
        </w:tc>
        <w:tc>
          <w:tcPr>
            <w:tcW w:w="980" w:type="dxa"/>
          </w:tcPr>
          <w:p w14:paraId="64E4FD37" w14:textId="6B2DE0C6" w:rsidR="005F45F3" w:rsidRDefault="0050305D" w:rsidP="002C50A2">
            <w:r>
              <w:t>354</w:t>
            </w:r>
          </w:p>
        </w:tc>
        <w:tc>
          <w:tcPr>
            <w:tcW w:w="1207" w:type="dxa"/>
          </w:tcPr>
          <w:p w14:paraId="11FF8631" w14:textId="4440C4A3" w:rsidR="005F45F3" w:rsidRDefault="000C1E56" w:rsidP="00B218A1">
            <w:r>
              <w:t>505</w:t>
            </w:r>
          </w:p>
        </w:tc>
        <w:tc>
          <w:tcPr>
            <w:tcW w:w="1435" w:type="dxa"/>
          </w:tcPr>
          <w:p w14:paraId="3FD315BA" w14:textId="5B3EC45A" w:rsidR="005F45F3" w:rsidRDefault="005F45F3" w:rsidP="00B218A1">
            <w:r>
              <w:t>9170±1783</w:t>
            </w:r>
          </w:p>
        </w:tc>
      </w:tr>
      <w:tr w:rsidR="005F45F3" w14:paraId="1DB443DB" w14:textId="77777777" w:rsidTr="005F45F3">
        <w:tc>
          <w:tcPr>
            <w:tcW w:w="808" w:type="dxa"/>
          </w:tcPr>
          <w:p w14:paraId="1F86A341" w14:textId="4C206B52" w:rsidR="005F45F3" w:rsidRDefault="005F45F3" w:rsidP="002C50A2">
            <w:r>
              <w:lastRenderedPageBreak/>
              <w:t>4</w:t>
            </w:r>
          </w:p>
        </w:tc>
        <w:tc>
          <w:tcPr>
            <w:tcW w:w="1693" w:type="dxa"/>
          </w:tcPr>
          <w:p w14:paraId="0B31B847" w14:textId="17DFD8CA" w:rsidR="005F45F3" w:rsidRDefault="005F45F3" w:rsidP="002C50A2">
            <w:r>
              <w:t>BE – east</w:t>
            </w:r>
          </w:p>
        </w:tc>
        <w:tc>
          <w:tcPr>
            <w:tcW w:w="1147" w:type="dxa"/>
          </w:tcPr>
          <w:p w14:paraId="0D773019" w14:textId="6070BDC1" w:rsidR="005F45F3" w:rsidRDefault="005F45F3" w:rsidP="002C50A2">
            <w:r>
              <w:t>01/2017-12/2022</w:t>
            </w:r>
          </w:p>
        </w:tc>
        <w:tc>
          <w:tcPr>
            <w:tcW w:w="982" w:type="dxa"/>
          </w:tcPr>
          <w:p w14:paraId="307CDA51" w14:textId="43B218CD" w:rsidR="005F45F3" w:rsidRDefault="0050305D" w:rsidP="002C50A2">
            <w:r>
              <w:t>281</w:t>
            </w:r>
          </w:p>
        </w:tc>
        <w:tc>
          <w:tcPr>
            <w:tcW w:w="764" w:type="dxa"/>
          </w:tcPr>
          <w:p w14:paraId="40D027D9" w14:textId="3FB4C752" w:rsidR="005F45F3" w:rsidRDefault="000C1E56" w:rsidP="002C50A2">
            <w:r>
              <w:t>310</w:t>
            </w:r>
          </w:p>
        </w:tc>
        <w:tc>
          <w:tcPr>
            <w:tcW w:w="980" w:type="dxa"/>
          </w:tcPr>
          <w:p w14:paraId="0C95822F" w14:textId="26BE8E34" w:rsidR="005F45F3" w:rsidRDefault="0050305D" w:rsidP="002C50A2">
            <w:r>
              <w:t>624</w:t>
            </w:r>
          </w:p>
        </w:tc>
        <w:tc>
          <w:tcPr>
            <w:tcW w:w="1207" w:type="dxa"/>
          </w:tcPr>
          <w:p w14:paraId="2E0279C8" w14:textId="00C8DCCD" w:rsidR="005F45F3" w:rsidRDefault="000C1E56" w:rsidP="00B218A1">
            <w:r>
              <w:t>732</w:t>
            </w:r>
          </w:p>
        </w:tc>
        <w:tc>
          <w:tcPr>
            <w:tcW w:w="1435" w:type="dxa"/>
          </w:tcPr>
          <w:p w14:paraId="5EAFEA16" w14:textId="12CBC2F2" w:rsidR="005F45F3" w:rsidRDefault="005F45F3" w:rsidP="00B218A1">
            <w:r>
              <w:t>10461±1785</w:t>
            </w:r>
          </w:p>
        </w:tc>
      </w:tr>
      <w:tr w:rsidR="005F45F3" w14:paraId="59B841C5" w14:textId="77777777" w:rsidTr="005F45F3">
        <w:tc>
          <w:tcPr>
            <w:tcW w:w="808" w:type="dxa"/>
          </w:tcPr>
          <w:p w14:paraId="279BF7AF" w14:textId="12C21118" w:rsidR="005F45F3" w:rsidRDefault="005F45F3" w:rsidP="002C50A2">
            <w:r>
              <w:t>5</w:t>
            </w:r>
          </w:p>
        </w:tc>
        <w:tc>
          <w:tcPr>
            <w:tcW w:w="1693" w:type="dxa"/>
          </w:tcPr>
          <w:p w14:paraId="2579C739" w14:textId="0D85D1BC" w:rsidR="005F45F3" w:rsidRDefault="005F45F3" w:rsidP="002C50A2">
            <w:r>
              <w:t>BE – central</w:t>
            </w:r>
          </w:p>
        </w:tc>
        <w:tc>
          <w:tcPr>
            <w:tcW w:w="1147" w:type="dxa"/>
          </w:tcPr>
          <w:p w14:paraId="4BDC9698" w14:textId="59CFA5B1" w:rsidR="005F45F3" w:rsidRDefault="005F45F3" w:rsidP="002C50A2">
            <w:r>
              <w:t>01/2016-12/2019</w:t>
            </w:r>
          </w:p>
        </w:tc>
        <w:tc>
          <w:tcPr>
            <w:tcW w:w="982" w:type="dxa"/>
          </w:tcPr>
          <w:p w14:paraId="688A2A98" w14:textId="4F3E3112" w:rsidR="005F45F3" w:rsidRDefault="0050305D" w:rsidP="002C50A2">
            <w:r>
              <w:t>147</w:t>
            </w:r>
          </w:p>
        </w:tc>
        <w:tc>
          <w:tcPr>
            <w:tcW w:w="764" w:type="dxa"/>
          </w:tcPr>
          <w:p w14:paraId="17910035" w14:textId="40569B2F" w:rsidR="005F45F3" w:rsidRDefault="000C1E56" w:rsidP="002C50A2">
            <w:r>
              <w:t>161</w:t>
            </w:r>
          </w:p>
        </w:tc>
        <w:tc>
          <w:tcPr>
            <w:tcW w:w="980" w:type="dxa"/>
          </w:tcPr>
          <w:p w14:paraId="30C1B5D1" w14:textId="6AB9E2C7" w:rsidR="005F45F3" w:rsidRDefault="0050305D" w:rsidP="002C50A2">
            <w:r>
              <w:t>257</w:t>
            </w:r>
          </w:p>
        </w:tc>
        <w:tc>
          <w:tcPr>
            <w:tcW w:w="1207" w:type="dxa"/>
          </w:tcPr>
          <w:p w14:paraId="0FE0BC26" w14:textId="5C24350B" w:rsidR="005F45F3" w:rsidRDefault="000C1E56" w:rsidP="00B218A1">
            <w:r>
              <w:t>345</w:t>
            </w:r>
          </w:p>
        </w:tc>
        <w:tc>
          <w:tcPr>
            <w:tcW w:w="1435" w:type="dxa"/>
          </w:tcPr>
          <w:p w14:paraId="1268CE1F" w14:textId="3006CC84" w:rsidR="005F45F3" w:rsidRDefault="005F45F3" w:rsidP="00B218A1">
            <w:r>
              <w:t>11072±1745</w:t>
            </w:r>
          </w:p>
        </w:tc>
      </w:tr>
      <w:tr w:rsidR="005F45F3" w14:paraId="03B46436" w14:textId="77777777" w:rsidTr="005F45F3">
        <w:tc>
          <w:tcPr>
            <w:tcW w:w="808" w:type="dxa"/>
          </w:tcPr>
          <w:p w14:paraId="334E4267" w14:textId="3A7515F4" w:rsidR="005F45F3" w:rsidRDefault="005F45F3" w:rsidP="002C50A2">
            <w:r>
              <w:t>6</w:t>
            </w:r>
          </w:p>
        </w:tc>
        <w:tc>
          <w:tcPr>
            <w:tcW w:w="1693" w:type="dxa"/>
          </w:tcPr>
          <w:p w14:paraId="5C5630F9" w14:textId="21376255" w:rsidR="005F45F3" w:rsidRDefault="005F45F3" w:rsidP="002C50A2">
            <w:r>
              <w:t>IT - ??</w:t>
            </w:r>
          </w:p>
        </w:tc>
        <w:tc>
          <w:tcPr>
            <w:tcW w:w="1147" w:type="dxa"/>
          </w:tcPr>
          <w:p w14:paraId="71A1AC34" w14:textId="1716C40B" w:rsidR="005F45F3" w:rsidRDefault="005F45F3" w:rsidP="002C50A2">
            <w:r>
              <w:t>01/2013-12/2020</w:t>
            </w:r>
          </w:p>
        </w:tc>
        <w:tc>
          <w:tcPr>
            <w:tcW w:w="982" w:type="dxa"/>
          </w:tcPr>
          <w:p w14:paraId="6258285F" w14:textId="7372C6B9" w:rsidR="005F45F3" w:rsidRDefault="0050305D" w:rsidP="002C50A2">
            <w:r>
              <w:t>290</w:t>
            </w:r>
          </w:p>
        </w:tc>
        <w:tc>
          <w:tcPr>
            <w:tcW w:w="764" w:type="dxa"/>
          </w:tcPr>
          <w:p w14:paraId="6B11AA7D" w14:textId="18A7E253" w:rsidR="005F45F3" w:rsidRDefault="000C1E56" w:rsidP="002C50A2">
            <w:r>
              <w:t>371</w:t>
            </w:r>
          </w:p>
        </w:tc>
        <w:tc>
          <w:tcPr>
            <w:tcW w:w="980" w:type="dxa"/>
          </w:tcPr>
          <w:p w14:paraId="1FC65F6B" w14:textId="119D6BF4" w:rsidR="005F45F3" w:rsidRDefault="0050305D" w:rsidP="002C50A2">
            <w:r>
              <w:t>482</w:t>
            </w:r>
          </w:p>
        </w:tc>
        <w:tc>
          <w:tcPr>
            <w:tcW w:w="1207" w:type="dxa"/>
          </w:tcPr>
          <w:p w14:paraId="50D056AA" w14:textId="1DECBAFB" w:rsidR="005F45F3" w:rsidRDefault="000C1E56" w:rsidP="00B218A1">
            <w:r>
              <w:t>762</w:t>
            </w:r>
          </w:p>
        </w:tc>
        <w:tc>
          <w:tcPr>
            <w:tcW w:w="1435" w:type="dxa"/>
          </w:tcPr>
          <w:p w14:paraId="184755D4" w14:textId="3B9EA944" w:rsidR="005F45F3" w:rsidRDefault="005F45F3" w:rsidP="00B218A1">
            <w:r>
              <w:t>9963±2053</w:t>
            </w:r>
          </w:p>
        </w:tc>
      </w:tr>
    </w:tbl>
    <w:p w14:paraId="508A0B61" w14:textId="77777777" w:rsidR="00435B59" w:rsidRPr="00C814E9" w:rsidRDefault="00435B59" w:rsidP="002C50A2"/>
    <w:p w14:paraId="352258CF" w14:textId="77777777" w:rsidR="00A35E55" w:rsidRPr="00A35E55" w:rsidRDefault="005E5A10" w:rsidP="00D71D6C">
      <w:pPr>
        <w:pStyle w:val="Heading3"/>
        <w:numPr>
          <w:ilvl w:val="2"/>
          <w:numId w:val="3"/>
        </w:numPr>
      </w:pPr>
      <w:r>
        <w:t>Daily m</w:t>
      </w:r>
      <w:r w:rsidR="00A35E55" w:rsidRPr="00A35E55">
        <w:t xml:space="preserve">ilk </w:t>
      </w:r>
      <w:r w:rsidR="00C3713B">
        <w:t>yield</w:t>
      </w:r>
    </w:p>
    <w:p w14:paraId="01B5DF22" w14:textId="10FD94B7" w:rsidR="0096316E" w:rsidRDefault="005E5A10" w:rsidP="002C50A2">
      <w:r>
        <w:t xml:space="preserve">Daily milk </w:t>
      </w:r>
      <w:r w:rsidR="00C3713B">
        <w:t>yield (DMY)</w:t>
      </w:r>
      <w:r>
        <w:t xml:space="preserve"> was calculated as the summed milk yield of individual milkings per 24 hours</w:t>
      </w:r>
      <w:r w:rsidR="00C3713B">
        <w:t xml:space="preserve">. To </w:t>
      </w:r>
      <w:r w:rsidR="00D71D6C">
        <w:t>account</w:t>
      </w:r>
      <w:r w:rsidR="00C3713B">
        <w:t xml:space="preserve"> for unequal milking intervals and </w:t>
      </w:r>
      <w:r w:rsidR="00D71D6C">
        <w:t xml:space="preserve">the </w:t>
      </w:r>
      <w:r w:rsidR="00C3713B">
        <w:t>varying number of milkings per day, the</w:t>
      </w:r>
      <w:r w:rsidR="0096316E">
        <w:t xml:space="preserve"> </w:t>
      </w:r>
      <w:r w:rsidR="00C3713B">
        <w:t>percentage</w:t>
      </w:r>
      <w:r w:rsidR="0096316E">
        <w:t xml:space="preserve"> of </w:t>
      </w:r>
      <w:r>
        <w:t>milk</w:t>
      </w:r>
      <w:r w:rsidR="0096316E">
        <w:t xml:space="preserve"> </w:t>
      </w:r>
      <w:r w:rsidR="00D71D6C">
        <w:t>of</w:t>
      </w:r>
      <w:r>
        <w:t xml:space="preserve"> the first milking</w:t>
      </w:r>
      <w:r w:rsidR="00C3713B">
        <w:t xml:space="preserve"> of each day</w:t>
      </w:r>
      <w:r w:rsidR="00D71D6C">
        <w:t xml:space="preserve"> </w:t>
      </w:r>
      <w:r>
        <w:t>produced on the previous day</w:t>
      </w:r>
      <w:r w:rsidR="00C3713B">
        <w:t>,</w:t>
      </w:r>
      <w:r>
        <w:t xml:space="preserve"> was </w:t>
      </w:r>
      <w:r w:rsidR="00C3713B">
        <w:t>partitioned</w:t>
      </w:r>
      <w:r w:rsidR="0096316E">
        <w:t xml:space="preserve"> </w:t>
      </w:r>
      <w:r w:rsidR="00C3713B">
        <w:t>across both days</w:t>
      </w:r>
      <w:r w:rsidR="0096316E">
        <w:t xml:space="preserve"> according to the milking interval</w:t>
      </w:r>
      <w:r w:rsidR="00C3713B">
        <w:t xml:space="preserve"> and milking time</w:t>
      </w:r>
      <w:r>
        <w:t xml:space="preserve">. </w:t>
      </w:r>
      <w:r w:rsidR="0096316E">
        <w:t xml:space="preserve">For example, for a </w:t>
      </w:r>
      <w:r w:rsidR="00C3713B">
        <w:t xml:space="preserve">4 AM </w:t>
      </w:r>
      <w:r w:rsidR="0096316E">
        <w:t xml:space="preserve">milking with a milking interval </w:t>
      </w:r>
      <w:r w:rsidR="007A0090">
        <w:t xml:space="preserve">from the previous one </w:t>
      </w:r>
      <w:r w:rsidR="0096316E">
        <w:t xml:space="preserve">of 10 hours, </w:t>
      </w:r>
      <w:r w:rsidR="00C3713B">
        <w:t>4</w:t>
      </w:r>
      <w:r w:rsidR="0096316E">
        <w:t xml:space="preserve">0% of the milk yield </w:t>
      </w:r>
      <w:r w:rsidR="00D71D6C">
        <w:t>was</w:t>
      </w:r>
      <w:r w:rsidR="0096316E">
        <w:t xml:space="preserve"> assigned to the current and </w:t>
      </w:r>
      <w:r w:rsidR="00C3713B">
        <w:t>6</w:t>
      </w:r>
      <w:r w:rsidR="0096316E">
        <w:t xml:space="preserve">0% to the previous day. Next, we selected lactations that </w:t>
      </w:r>
      <w:r w:rsidR="00C3713B">
        <w:t xml:space="preserve">(1) </w:t>
      </w:r>
      <w:r w:rsidR="0096316E">
        <w:t>had at least 65 days of milk yield available from the onset of the lactation (DIM at start of the dataset below 5 days in lactation) and</w:t>
      </w:r>
      <w:r w:rsidR="00C3713B">
        <w:t xml:space="preserve"> (2) that did not contain</w:t>
      </w:r>
      <w:r w:rsidR="0096316E">
        <w:t xml:space="preserve"> gaps</w:t>
      </w:r>
      <w:r w:rsidR="00C3713B">
        <w:t xml:space="preserve"> longer than 5 successive days. </w:t>
      </w:r>
      <w:r w:rsidR="00D71D6C">
        <w:t>Daily milk yield</w:t>
      </w:r>
      <w:r w:rsidR="00C3713B">
        <w:t xml:space="preserve"> produced later than </w:t>
      </w:r>
      <w:r w:rsidR="0096316E">
        <w:t>400</w:t>
      </w:r>
      <w:r w:rsidR="00C3713B">
        <w:t xml:space="preserve"> days in lactation</w:t>
      </w:r>
      <w:r w:rsidR="0096316E">
        <w:t xml:space="preserve"> were excluded from the analysis.</w:t>
      </w:r>
    </w:p>
    <w:p w14:paraId="393DDE57" w14:textId="76B736CA" w:rsidR="00D71D6C" w:rsidRPr="0096316E" w:rsidRDefault="00C3713B" w:rsidP="002C50A2">
      <w:r>
        <w:t>To correct for the lactation stage dependent trend (lactation curve</w:t>
      </w:r>
      <w:r w:rsidR="002C50A2">
        <w:t xml:space="preserve"> dynamics</w:t>
      </w:r>
      <w:r>
        <w:t>), the farm-average DMY was calculated per DIM and per parity group (1</w:t>
      </w:r>
      <w:r w:rsidRPr="00C3713B">
        <w:rPr>
          <w:vertAlign w:val="superscript"/>
        </w:rPr>
        <w:t>st</w:t>
      </w:r>
      <w:r>
        <w:t>, 2</w:t>
      </w:r>
      <w:r w:rsidRPr="00C3713B">
        <w:rPr>
          <w:vertAlign w:val="superscript"/>
        </w:rPr>
        <w:t>nd</w:t>
      </w:r>
      <w:r>
        <w:t>, 3</w:t>
      </w:r>
      <w:r w:rsidRPr="00C3713B">
        <w:rPr>
          <w:vertAlign w:val="superscript"/>
        </w:rPr>
        <w:t>rd</w:t>
      </w:r>
      <w:r>
        <w:t xml:space="preserve"> and 4</w:t>
      </w:r>
      <w:r w:rsidRPr="00C3713B">
        <w:rPr>
          <w:vertAlign w:val="superscript"/>
        </w:rPr>
        <w:t>th</w:t>
      </w:r>
      <w:r>
        <w:t xml:space="preserve"> or higher parity)</w:t>
      </w:r>
      <w:r w:rsidR="002C50A2">
        <w:t xml:space="preserve">, and subtracted from each </w:t>
      </w:r>
      <w:r w:rsidR="00D71D6C">
        <w:t>cow-</w:t>
      </w:r>
      <w:r w:rsidR="00D43648">
        <w:t xml:space="preserve">individual DMY curve. </w:t>
      </w:r>
      <w:r w:rsidR="002C50A2">
        <w:t>The resulting residuals (</w:t>
      </w:r>
      <w:proofErr w:type="spellStart"/>
      <w:r w:rsidR="002C50A2" w:rsidRPr="002C50A2">
        <w:rPr>
          <w:b/>
        </w:rPr>
        <w:t>DMY</w:t>
      </w:r>
      <w:r w:rsidR="002C50A2" w:rsidRPr="00D71D6C">
        <w:rPr>
          <w:b/>
          <w:vertAlign w:val="subscript"/>
        </w:rPr>
        <w:t>c</w:t>
      </w:r>
      <w:proofErr w:type="spellEnd"/>
      <w:r w:rsidR="002C50A2">
        <w:t xml:space="preserve">) </w:t>
      </w:r>
      <w:r w:rsidR="00D43648">
        <w:t xml:space="preserve">were standardized using a min-max standardization and </w:t>
      </w:r>
      <w:r w:rsidR="002C50A2">
        <w:t xml:space="preserve">do not contain </w:t>
      </w:r>
      <w:r w:rsidR="00D43648">
        <w:t>a</w:t>
      </w:r>
      <w:r w:rsidR="002C50A2">
        <w:t xml:space="preserve"> lactation-stage dependent time trend and accordingly, can be modelled with a linear model.</w:t>
      </w:r>
      <w:r w:rsidR="00D43648">
        <w:t xml:space="preserve"> </w:t>
      </w:r>
    </w:p>
    <w:p w14:paraId="158771EC" w14:textId="77777777" w:rsidR="00A35E55" w:rsidRDefault="00A35E55" w:rsidP="00D71D6C">
      <w:pPr>
        <w:pStyle w:val="Heading3"/>
        <w:numPr>
          <w:ilvl w:val="2"/>
          <w:numId w:val="3"/>
        </w:numPr>
      </w:pPr>
      <w:r>
        <w:t xml:space="preserve">Activity </w:t>
      </w:r>
    </w:p>
    <w:p w14:paraId="082A2BB3" w14:textId="77777777" w:rsidR="001128ED" w:rsidRDefault="00492712" w:rsidP="001128ED">
      <w:r>
        <w:t>Two-hourly step count values, as measured by SCR activity sensors (details sensors) were aggregated int</w:t>
      </w:r>
      <w:r w:rsidR="00996700">
        <w:t xml:space="preserve">o daily values. Only the activity data </w:t>
      </w:r>
      <w:r>
        <w:t xml:space="preserve">for which also DMY data were available were retained for the analysis, and values outside the normal range of [180;1800] were removed. </w:t>
      </w:r>
      <w:r w:rsidR="001128ED">
        <w:t>For this research, we were not interested in activity spikes caused by estrus behavior, and thus the cow-individual activity curves were filtered to correct these spikes. To this end, we first smoothed the daily activity values with a 1</w:t>
      </w:r>
      <w:r w:rsidR="001128ED" w:rsidRPr="00B357DC">
        <w:rPr>
          <w:vertAlign w:val="superscript"/>
        </w:rPr>
        <w:t>st</w:t>
      </w:r>
      <w:r w:rsidR="001128ED">
        <w:t xml:space="preserve"> order </w:t>
      </w:r>
      <w:proofErr w:type="spellStart"/>
      <w:r w:rsidR="001128ED">
        <w:t>Savitsky-Golay</w:t>
      </w:r>
      <w:proofErr w:type="spellEnd"/>
      <w:r w:rsidR="001128ED">
        <w:t xml:space="preserve"> filter in a 7-day window to obtain ACT</w:t>
      </w:r>
      <w:r w:rsidR="001128ED">
        <w:rPr>
          <w:vertAlign w:val="subscript"/>
        </w:rPr>
        <w:t>s</w:t>
      </w:r>
      <w:r w:rsidR="001128ED">
        <w:t xml:space="preserve"> and subtracted the smoothed from the raw activity values to obtain activity residuals. The median average deviation of these residuals in a rolling window of 9 days (MAD</w:t>
      </w:r>
      <w:r w:rsidR="001128ED" w:rsidRPr="006D1A34">
        <w:rPr>
          <w:vertAlign w:val="subscript"/>
        </w:rPr>
        <w:t>9</w:t>
      </w:r>
      <w:r w:rsidR="001128ED">
        <w:t>) was used to define a time-variable cow-individual threshold that accounts for both the activity level and its day-to-day variability. Specifically, activity values that exceeded the cow-individual smoothed mean activity level plus 4*the MAD</w:t>
      </w:r>
      <w:r w:rsidR="001128ED">
        <w:rPr>
          <w:vertAlign w:val="subscript"/>
        </w:rPr>
        <w:t>9</w:t>
      </w:r>
      <w:r w:rsidR="001128ED">
        <w:t>, with a minimum activity increase of 20% were set to the ACT</w:t>
      </w:r>
      <w:r w:rsidR="001128ED">
        <w:rPr>
          <w:vertAlign w:val="subscript"/>
        </w:rPr>
        <w:t>s</w:t>
      </w:r>
      <w:r w:rsidR="001128ED">
        <w:t>+MAD</w:t>
      </w:r>
      <w:r w:rsidR="001128ED">
        <w:rPr>
          <w:vertAlign w:val="subscript"/>
        </w:rPr>
        <w:t>9</w:t>
      </w:r>
      <w:r w:rsidR="001128ED">
        <w:t xml:space="preserve"> before the analysis. </w:t>
      </w:r>
    </w:p>
    <w:p w14:paraId="54DB3802" w14:textId="6E6D0FC3" w:rsidR="006D1A34" w:rsidRDefault="00492712" w:rsidP="006D1A34">
      <w:r>
        <w:t xml:space="preserve">Initial data exploration showed that within farms, the average, standard deviation and range </w:t>
      </w:r>
      <w:r w:rsidR="00996700">
        <w:t>sometimes</w:t>
      </w:r>
      <w:r>
        <w:t xml:space="preserve"> differ</w:t>
      </w:r>
      <w:r w:rsidR="00996700">
        <w:t>ed</w:t>
      </w:r>
      <w:r>
        <w:t xml:space="preserve"> over time (some datasets contained data of more than 10 years). These changes were not linked with e.g. season or the number of animals, but probably resulted from hardware replacements or software updates. </w:t>
      </w:r>
      <w:r w:rsidR="001128ED">
        <w:t xml:space="preserve">Additional to removing the estrus spikes, daily activity values were </w:t>
      </w:r>
      <w:r>
        <w:t>standardize</w:t>
      </w:r>
      <w:r w:rsidR="001128ED">
        <w:t>d to</w:t>
      </w:r>
      <w:r>
        <w:t xml:space="preserve"> obtai</w:t>
      </w:r>
      <w:r w:rsidR="00996700">
        <w:t xml:space="preserve">n time series with similar </w:t>
      </w:r>
      <w:r>
        <w:t>statistic</w:t>
      </w:r>
      <w:r w:rsidR="00996700">
        <w:t>al properties</w:t>
      </w:r>
      <w:r w:rsidR="001128ED">
        <w:t xml:space="preserve"> over time within farm. To this end, we determined </w:t>
      </w:r>
      <w:r>
        <w:t xml:space="preserve">the </w:t>
      </w:r>
      <w:proofErr w:type="spellStart"/>
      <w:r>
        <w:t>changepoints</w:t>
      </w:r>
      <w:proofErr w:type="spellEnd"/>
      <w:r>
        <w:t xml:space="preserve"> in</w:t>
      </w:r>
      <w:r w:rsidR="00996700">
        <w:t xml:space="preserve"> the</w:t>
      </w:r>
      <w:r>
        <w:t xml:space="preserve"> </w:t>
      </w:r>
      <w:r w:rsidR="00996700">
        <w:t>median, 10</w:t>
      </w:r>
      <w:r w:rsidR="00996700" w:rsidRPr="00996700">
        <w:rPr>
          <w:vertAlign w:val="superscript"/>
        </w:rPr>
        <w:t>th</w:t>
      </w:r>
      <w:r w:rsidR="00996700">
        <w:t xml:space="preserve"> and 90</w:t>
      </w:r>
      <w:r w:rsidR="00996700" w:rsidRPr="00996700">
        <w:rPr>
          <w:vertAlign w:val="superscript"/>
        </w:rPr>
        <w:t>th</w:t>
      </w:r>
      <w:r w:rsidR="001128ED">
        <w:t xml:space="preserve"> quantile using a dynamic programming search algorithm and linear cost that detects mean-shifts in these variables using least-square deviations. T</w:t>
      </w:r>
      <w:r w:rsidR="00C228B4">
        <w:t xml:space="preserve">he activity data were </w:t>
      </w:r>
      <w:r w:rsidR="001128ED">
        <w:t xml:space="preserve">then </w:t>
      </w:r>
      <w:r w:rsidR="00C228B4">
        <w:t xml:space="preserve">corrected with a </w:t>
      </w:r>
      <w:r w:rsidR="00D43648">
        <w:t>z-score</w:t>
      </w:r>
      <w:r w:rsidR="00C228B4">
        <w:t xml:space="preserve"> standardization for each period in which the statistical properties remain</w:t>
      </w:r>
      <w:r w:rsidR="00996700">
        <w:t>ed</w:t>
      </w:r>
      <w:r w:rsidR="00C228B4">
        <w:t xml:space="preserve"> approximately constant</w:t>
      </w:r>
      <w:r w:rsidR="001128ED">
        <w:t xml:space="preserve"> to obtain </w:t>
      </w:r>
      <w:proofErr w:type="spellStart"/>
      <w:r w:rsidR="001128ED">
        <w:t>ACT</w:t>
      </w:r>
      <w:r w:rsidR="001128ED">
        <w:rPr>
          <w:vertAlign w:val="subscript"/>
        </w:rPr>
        <w:t>c</w:t>
      </w:r>
      <w:proofErr w:type="spellEnd"/>
      <w:r w:rsidR="001B233C">
        <w:t>, used in the statistical models</w:t>
      </w:r>
      <w:r w:rsidR="00C228B4">
        <w:t xml:space="preserve">. </w:t>
      </w:r>
      <w:r w:rsidR="001128ED">
        <w:t xml:space="preserve"> </w:t>
      </w:r>
      <w:r w:rsidR="00C606FD">
        <w:t xml:space="preserve"> </w:t>
      </w:r>
    </w:p>
    <w:p w14:paraId="79009797" w14:textId="77777777" w:rsidR="00A35E55" w:rsidRDefault="00A35E55" w:rsidP="00D71D6C">
      <w:pPr>
        <w:pStyle w:val="Heading3"/>
        <w:numPr>
          <w:ilvl w:val="2"/>
          <w:numId w:val="3"/>
        </w:numPr>
      </w:pPr>
      <w:r>
        <w:lastRenderedPageBreak/>
        <w:t>Weather information</w:t>
      </w:r>
    </w:p>
    <w:p w14:paraId="26C46728" w14:textId="7F067F10" w:rsidR="00D71D6C" w:rsidRDefault="005E5A10" w:rsidP="002C50A2">
      <w:r>
        <w:t xml:space="preserve">The weather information included in </w:t>
      </w:r>
      <w:proofErr w:type="spellStart"/>
      <w:r>
        <w:t>C</w:t>
      </w:r>
      <w:r w:rsidR="001A1D38">
        <w:t>ow</w:t>
      </w:r>
      <w:r w:rsidR="002C50A2">
        <w:t>B</w:t>
      </w:r>
      <w:r w:rsidR="001A1D38">
        <w:t>ase</w:t>
      </w:r>
      <w:proofErr w:type="spellEnd"/>
      <w:r w:rsidR="007A0090">
        <w:t xml:space="preserve"> is</w:t>
      </w:r>
      <w:r>
        <w:t xml:space="preserve"> obtained from KMI in Flanders, KNMI in the Netherlands, </w:t>
      </w:r>
      <w:commentRangeStart w:id="0"/>
      <w:r>
        <w:t xml:space="preserve">XXX in Italy </w:t>
      </w:r>
      <w:commentRangeEnd w:id="0"/>
      <w:r w:rsidR="005166FF">
        <w:rPr>
          <w:rStyle w:val="CommentReference"/>
        </w:rPr>
        <w:commentReference w:id="0"/>
      </w:r>
      <w:r w:rsidR="001A1D38">
        <w:t>[</w:t>
      </w:r>
      <w:r w:rsidR="001A1D38" w:rsidRPr="001A1D38">
        <w:rPr>
          <w:b/>
          <w:i/>
        </w:rPr>
        <w:t>needs citations/links</w:t>
      </w:r>
      <w:r w:rsidR="001A1D38">
        <w:t>]</w:t>
      </w:r>
      <w:r>
        <w:t>.</w:t>
      </w:r>
      <w:r w:rsidR="005A341B">
        <w:t xml:space="preserve"> For each farm, we used data from the 3 closest weather stations, as calculated by the Euclidian distance between the geological coordinates of the weather stations and the farm. </w:t>
      </w:r>
      <w:r w:rsidR="001A1D38">
        <w:t>D</w:t>
      </w:r>
      <w:r w:rsidR="005A341B">
        <w:t xml:space="preserve">egrees longitude were taken as 111 km, whereas </w:t>
      </w:r>
      <w:r w:rsidR="0056652B">
        <w:t>degrees latitude were converted to 70 km</w:t>
      </w:r>
      <w:r w:rsidR="001A1D38">
        <w:t xml:space="preserve"> before the calculations</w:t>
      </w:r>
      <w:r w:rsidR="0056652B">
        <w:t xml:space="preserve">. Daily </w:t>
      </w:r>
      <w:r w:rsidR="001A1D38">
        <w:t xml:space="preserve">average </w:t>
      </w:r>
      <w:r w:rsidR="0056652B">
        <w:t xml:space="preserve">temperature and </w:t>
      </w:r>
      <w:r w:rsidR="001A1D38">
        <w:t xml:space="preserve">relative </w:t>
      </w:r>
      <w:r w:rsidR="0056652B">
        <w:t>humidity values were combined according to an inverse distance weighting scheme in which the weather measured at a station further away ha</w:t>
      </w:r>
      <w:r w:rsidR="001A1D38">
        <w:t>d</w:t>
      </w:r>
      <w:r w:rsidR="0056652B">
        <w:t xml:space="preserve"> less impact on the final value</w:t>
      </w:r>
      <w:r w:rsidR="006D1A34">
        <w:t xml:space="preserve"> as</w:t>
      </w:r>
      <w:r w:rsidR="0056652B">
        <w:t xml:space="preserve"> compared to weather measures at a station close </w:t>
      </w:r>
      <w:r w:rsidR="006D1A34">
        <w:t>to</w:t>
      </w:r>
      <w:r w:rsidR="0056652B">
        <w:t xml:space="preserve"> the farm. </w:t>
      </w:r>
    </w:p>
    <w:p w14:paraId="57B62134" w14:textId="77777777" w:rsidR="0056652B" w:rsidRDefault="001A1D38" w:rsidP="002C50A2">
      <w:r>
        <w:t>Finally, the</w:t>
      </w:r>
      <w:r w:rsidR="0056652B">
        <w:t xml:space="preserve"> temperature and</w:t>
      </w:r>
      <w:r>
        <w:t xml:space="preserve"> relative</w:t>
      </w:r>
      <w:r w:rsidR="0056652B">
        <w:t xml:space="preserve"> humidity were aggregated into a daily average Temperature-</w:t>
      </w:r>
      <w:r>
        <w:t>H</w:t>
      </w:r>
      <w:r w:rsidR="0056652B">
        <w:t>umidity-</w:t>
      </w:r>
      <w:r>
        <w:t>I</w:t>
      </w:r>
      <w:r w:rsidR="0056652B">
        <w:t>ndex (</w:t>
      </w:r>
      <w:r w:rsidR="0056652B" w:rsidRPr="001A1D38">
        <w:rPr>
          <w:b/>
        </w:rPr>
        <w:t>THI</w:t>
      </w:r>
      <w:r w:rsidR="0056652B">
        <w:t xml:space="preserve">) according to the equation </w:t>
      </w:r>
      <w:r w:rsidR="003D0B5D">
        <w:t>as published by the National Research Council (1971)</w:t>
      </w:r>
      <w:r w:rsidR="0056652B">
        <w:t xml:space="preserve">, and shown in </w:t>
      </w:r>
      <w:proofErr w:type="spellStart"/>
      <w:r w:rsidR="0056652B">
        <w:t>eq</w:t>
      </w:r>
      <w:proofErr w:type="spellEnd"/>
      <w:r w:rsidR="0056652B">
        <w:t xml:space="preserve"> </w:t>
      </w:r>
      <w:r w:rsidR="0056652B" w:rsidRPr="0056652B">
        <w:rPr>
          <w:b/>
        </w:rPr>
        <w:t>E1</w:t>
      </w:r>
      <w:r w:rsidR="0056652B">
        <w:t>.</w:t>
      </w:r>
    </w:p>
    <w:p w14:paraId="0124A029" w14:textId="77777777" w:rsidR="001A1D38" w:rsidRDefault="003D0B5D" w:rsidP="002C50A2">
      <w:pPr>
        <w:rPr>
          <w:rFonts w:eastAsiaTheme="minorEastAsia"/>
        </w:rPr>
      </w:pPr>
      <m:oMath>
        <m:r>
          <m:rPr>
            <m:sty m:val="bi"/>
          </m:rPr>
          <w:rPr>
            <w:rFonts w:ascii="Cambria Math" w:hAnsi="Cambria Math"/>
          </w:rPr>
          <m:t>THI</m:t>
        </m:r>
        <m:r>
          <w:rPr>
            <w:rFonts w:ascii="Cambria Math" w:hAnsi="Cambria Math"/>
          </w:rPr>
          <m:t>=</m:t>
        </m:r>
        <m:d>
          <m:dPr>
            <m:ctrlPr>
              <w:rPr>
                <w:rFonts w:ascii="Cambria Math" w:hAnsi="Cambria Math"/>
                <w:i/>
              </w:rPr>
            </m:ctrlPr>
          </m:dPr>
          <m:e>
            <m:r>
              <w:rPr>
                <w:rFonts w:ascii="Cambria Math" w:hAnsi="Cambria Math"/>
              </w:rPr>
              <m:t>1.8*</m:t>
            </m:r>
            <m:acc>
              <m:accPr>
                <m:chr m:val="̅"/>
                <m:ctrlPr>
                  <w:rPr>
                    <w:rFonts w:ascii="Cambria Math" w:hAnsi="Cambria Math"/>
                    <w:i/>
                  </w:rPr>
                </m:ctrlPr>
              </m:accPr>
              <m:e>
                <m:r>
                  <m:rPr>
                    <m:sty m:val="bi"/>
                  </m:rPr>
                  <w:rPr>
                    <w:rFonts w:ascii="Cambria Math" w:hAnsi="Cambria Math"/>
                  </w:rPr>
                  <m:t>T</m:t>
                </m:r>
              </m:e>
            </m:acc>
            <m:r>
              <w:rPr>
                <w:rFonts w:ascii="Cambria Math" w:hAnsi="Cambria Math"/>
              </w:rPr>
              <m:t>+32</m:t>
            </m:r>
          </m:e>
        </m:d>
        <m:r>
          <w:rPr>
            <w:rFonts w:ascii="Cambria Math" w:hAnsi="Cambria Math"/>
          </w:rPr>
          <m:t xml:space="preserve">- </m:t>
        </m:r>
        <m:d>
          <m:dPr>
            <m:begChr m:val="["/>
            <m:endChr m:val="]"/>
            <m:ctrlPr>
              <w:rPr>
                <w:rFonts w:ascii="Cambria Math" w:hAnsi="Cambria Math"/>
                <w:i/>
              </w:rPr>
            </m:ctrlPr>
          </m:dPr>
          <m:e>
            <m:d>
              <m:dPr>
                <m:ctrlPr>
                  <w:rPr>
                    <w:rFonts w:ascii="Cambria Math" w:hAnsi="Cambria Math"/>
                    <w:i/>
                  </w:rPr>
                </m:ctrlPr>
              </m:dPr>
              <m:e>
                <m:r>
                  <w:rPr>
                    <w:rFonts w:ascii="Cambria Math" w:hAnsi="Cambria Math"/>
                  </w:rPr>
                  <m:t>0.55-0.0055*</m:t>
                </m:r>
                <m:acc>
                  <m:accPr>
                    <m:chr m:val="̅"/>
                    <m:ctrlPr>
                      <w:rPr>
                        <w:rFonts w:ascii="Cambria Math" w:hAnsi="Cambria Math"/>
                        <w:i/>
                      </w:rPr>
                    </m:ctrlPr>
                  </m:accPr>
                  <m:e>
                    <m:r>
                      <m:rPr>
                        <m:sty m:val="bi"/>
                      </m:rPr>
                      <w:rPr>
                        <w:rFonts w:ascii="Cambria Math" w:hAnsi="Cambria Math"/>
                      </w:rPr>
                      <m:t>RH</m:t>
                    </m:r>
                  </m:e>
                </m:acc>
              </m:e>
            </m:d>
            <m:r>
              <w:rPr>
                <w:rFonts w:ascii="Cambria Math" w:hAnsi="Cambria Math"/>
              </w:rPr>
              <m:t xml:space="preserve">*(1.8* </m:t>
            </m:r>
            <m:acc>
              <m:accPr>
                <m:chr m:val="̅"/>
                <m:ctrlPr>
                  <w:rPr>
                    <w:rFonts w:ascii="Cambria Math" w:hAnsi="Cambria Math"/>
                    <w:b/>
                    <w:i/>
                  </w:rPr>
                </m:ctrlPr>
              </m:accPr>
              <m:e>
                <m:r>
                  <m:rPr>
                    <m:sty m:val="bi"/>
                  </m:rPr>
                  <w:rPr>
                    <w:rFonts w:ascii="Cambria Math" w:hAnsi="Cambria Math"/>
                  </w:rPr>
                  <m:t>T</m:t>
                </m:r>
              </m:e>
            </m:acc>
            <m:r>
              <w:rPr>
                <w:rFonts w:ascii="Cambria Math" w:hAnsi="Cambria Math"/>
              </w:rPr>
              <m:t>-26)</m:t>
            </m:r>
          </m:e>
        </m:d>
      </m:oMath>
      <w:r w:rsidR="001A1D38">
        <w:rPr>
          <w:rFonts w:eastAsiaTheme="minorEastAsia"/>
        </w:rPr>
        <w:t xml:space="preserve"> </w:t>
      </w:r>
      <w:r w:rsidR="001A1D38">
        <w:rPr>
          <w:rFonts w:eastAsiaTheme="minorEastAsia"/>
        </w:rPr>
        <w:tab/>
      </w:r>
      <w:r w:rsidR="001A1D38">
        <w:rPr>
          <w:rFonts w:eastAsiaTheme="minorEastAsia"/>
        </w:rPr>
        <w:tab/>
        <w:t>(eq. E1)</w:t>
      </w:r>
    </w:p>
    <w:p w14:paraId="7520F751" w14:textId="77777777" w:rsidR="003D0B5D" w:rsidRDefault="001A1D38" w:rsidP="002C50A2">
      <w:pPr>
        <w:rPr>
          <w:rFonts w:eastAsiaTheme="minorEastAsia"/>
        </w:rPr>
      </w:pPr>
      <w:r>
        <w:rPr>
          <w:rFonts w:eastAsiaTheme="minorEastAsia"/>
        </w:rPr>
        <w:t xml:space="preserve">With </w:t>
      </w:r>
      <w:r w:rsidRPr="003D0B5D">
        <w:rPr>
          <w:rFonts w:eastAsiaTheme="minorEastAsia"/>
          <w:i/>
        </w:rPr>
        <w:t>THI</w:t>
      </w:r>
      <w:r>
        <w:rPr>
          <w:rFonts w:eastAsiaTheme="minorEastAsia"/>
        </w:rPr>
        <w:t xml:space="preserve"> the average temperature-humidity-index for that day, </w:t>
      </w:r>
      <m:oMath>
        <m:acc>
          <m:accPr>
            <m:chr m:val="̅"/>
            <m:ctrlPr>
              <w:rPr>
                <w:rFonts w:ascii="Cambria Math" w:hAnsi="Cambria Math"/>
                <w:i/>
              </w:rPr>
            </m:ctrlPr>
          </m:accPr>
          <m:e>
            <m:r>
              <m:rPr>
                <m:sty m:val="bi"/>
              </m:rPr>
              <w:rPr>
                <w:rFonts w:ascii="Cambria Math" w:hAnsi="Cambria Math"/>
              </w:rPr>
              <m:t>T</m:t>
            </m:r>
          </m:e>
        </m:acc>
      </m:oMath>
      <w:r>
        <w:rPr>
          <w:rFonts w:eastAsiaTheme="minorEastAsia"/>
        </w:rPr>
        <w:t xml:space="preserve"> the average temperature in degrees </w:t>
      </w:r>
      <w:r w:rsidR="006D1A34">
        <w:rPr>
          <w:rFonts w:eastAsiaTheme="minorEastAsia"/>
        </w:rPr>
        <w:t>Celsius</w:t>
      </w:r>
      <w:r>
        <w:rPr>
          <w:rFonts w:eastAsiaTheme="minorEastAsia"/>
        </w:rPr>
        <w:t xml:space="preserve"> and </w:t>
      </w:r>
      <m:oMath>
        <m:acc>
          <m:accPr>
            <m:chr m:val="̅"/>
            <m:ctrlPr>
              <w:rPr>
                <w:rFonts w:ascii="Cambria Math" w:eastAsiaTheme="minorEastAsia" w:hAnsi="Cambria Math"/>
              </w:rPr>
            </m:ctrlPr>
          </m:accPr>
          <m:e>
            <m:r>
              <m:rPr>
                <m:sty m:val="bi"/>
              </m:rPr>
              <w:rPr>
                <w:rFonts w:ascii="Cambria Math" w:eastAsiaTheme="minorEastAsia" w:hAnsi="Cambria Math"/>
              </w:rPr>
              <m:t>RH</m:t>
            </m:r>
          </m:e>
        </m:acc>
      </m:oMath>
      <w:r w:rsidR="003D0B5D">
        <w:rPr>
          <w:rFonts w:eastAsiaTheme="minorEastAsia"/>
        </w:rPr>
        <w:t xml:space="preserve"> </w:t>
      </w:r>
      <w:r>
        <w:rPr>
          <w:rFonts w:eastAsiaTheme="minorEastAsia"/>
        </w:rPr>
        <w:t>the relative humidity, i.e. the amount of water vapor present in the air expressed in % of saturation</w:t>
      </w:r>
      <w:r w:rsidR="003D0B5D">
        <w:rPr>
          <w:rFonts w:eastAsiaTheme="minorEastAsia"/>
        </w:rPr>
        <w:t xml:space="preserve"> for that temperature</w:t>
      </w:r>
      <w:r>
        <w:rPr>
          <w:rFonts w:eastAsiaTheme="minorEastAsia"/>
        </w:rPr>
        <w:t>.</w:t>
      </w:r>
      <w:r w:rsidR="003D0B5D">
        <w:rPr>
          <w:rFonts w:eastAsiaTheme="minorEastAsia"/>
        </w:rPr>
        <w:t xml:space="preserve"> Before entering THI in the models, the values were standardized </w:t>
      </w:r>
      <w:r w:rsidR="006D1A34" w:rsidRPr="006D1A34">
        <w:rPr>
          <w:rFonts w:eastAsiaTheme="minorEastAsia"/>
          <w:i/>
        </w:rPr>
        <w:t>THI</w:t>
      </w:r>
      <w:r w:rsidR="006D1A34" w:rsidRPr="006D1A34">
        <w:rPr>
          <w:rFonts w:eastAsiaTheme="minorEastAsia"/>
          <w:i/>
          <w:vertAlign w:val="subscript"/>
        </w:rPr>
        <w:t>s</w:t>
      </w:r>
      <w:r w:rsidR="006D1A34">
        <w:rPr>
          <w:rFonts w:eastAsiaTheme="minorEastAsia"/>
        </w:rPr>
        <w:t xml:space="preserve"> </w:t>
      </w:r>
      <w:r w:rsidR="003D0B5D">
        <w:rPr>
          <w:rFonts w:eastAsiaTheme="minorEastAsia"/>
        </w:rPr>
        <w:t xml:space="preserve">using a </w:t>
      </w:r>
      <w:r w:rsidR="003D0B5D" w:rsidRPr="006D1A34">
        <w:rPr>
          <w:rFonts w:eastAsiaTheme="minorEastAsia"/>
          <w:i/>
        </w:rPr>
        <w:t>z</w:t>
      </w:r>
      <w:r w:rsidR="003D0B5D">
        <w:rPr>
          <w:rFonts w:eastAsiaTheme="minorEastAsia"/>
        </w:rPr>
        <w:t xml:space="preserve">-score standardization to </w:t>
      </w:r>
      <w:r w:rsidR="006D1A34">
        <w:rPr>
          <w:rFonts w:eastAsiaTheme="minorEastAsia"/>
        </w:rPr>
        <w:t>obtain</w:t>
      </w:r>
      <w:r w:rsidR="003D0B5D">
        <w:rPr>
          <w:rFonts w:eastAsiaTheme="minorEastAsia"/>
        </w:rPr>
        <w:t xml:space="preserve"> a similar order of magnitude as the covariates</w:t>
      </w:r>
      <w:r w:rsidR="006D1A34">
        <w:rPr>
          <w:rFonts w:eastAsiaTheme="minorEastAsia"/>
        </w:rPr>
        <w:t>, necessary</w:t>
      </w:r>
      <w:r w:rsidR="003D0B5D">
        <w:rPr>
          <w:rFonts w:eastAsiaTheme="minorEastAsia"/>
        </w:rPr>
        <w:t xml:space="preserve"> for</w:t>
      </w:r>
      <w:r w:rsidR="006D1A34">
        <w:rPr>
          <w:rFonts w:eastAsiaTheme="minorEastAsia"/>
        </w:rPr>
        <w:t xml:space="preserve"> model</w:t>
      </w:r>
      <w:r w:rsidR="003D0B5D">
        <w:rPr>
          <w:rFonts w:eastAsiaTheme="minorEastAsia"/>
        </w:rPr>
        <w:t xml:space="preserve"> convergence. The formula used (eq. </w:t>
      </w:r>
      <w:r w:rsidR="003D0B5D" w:rsidRPr="006D1A34">
        <w:rPr>
          <w:rFonts w:eastAsiaTheme="minorEastAsia"/>
          <w:b/>
        </w:rPr>
        <w:t>E2</w:t>
      </w:r>
      <w:r w:rsidR="003D0B5D">
        <w:rPr>
          <w:rFonts w:eastAsiaTheme="minorEastAsia"/>
        </w:rPr>
        <w:t>) was:</w:t>
      </w:r>
    </w:p>
    <w:p w14:paraId="0CBCE800" w14:textId="77777777" w:rsidR="003D0B5D" w:rsidRDefault="00D40BBF" w:rsidP="002C50A2">
      <w:pPr>
        <w:rPr>
          <w:rFonts w:eastAsiaTheme="minorEastAsia"/>
        </w:rPr>
      </w:pPr>
      <m:oMath>
        <m:sSub>
          <m:sSubPr>
            <m:ctrlPr>
              <w:rPr>
                <w:rFonts w:ascii="Cambria Math" w:eastAsiaTheme="minorEastAsia" w:hAnsi="Cambria Math"/>
                <w:i/>
              </w:rPr>
            </m:ctrlPr>
          </m:sSubPr>
          <m:e>
            <m:r>
              <m:rPr>
                <m:sty m:val="bi"/>
              </m:rPr>
              <w:rPr>
                <w:rFonts w:ascii="Cambria Math" w:eastAsiaTheme="minorEastAsia" w:hAnsi="Cambria Math"/>
              </w:rPr>
              <m:t>THI</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THI</m:t>
            </m:r>
            <m:r>
              <w:rPr>
                <w:rFonts w:ascii="Cambria Math" w:eastAsiaTheme="minorEastAsia" w:hAnsi="Cambria Math"/>
              </w:rPr>
              <m:t>-</m:t>
            </m:r>
            <m:acc>
              <m:accPr>
                <m:chr m:val="̅"/>
                <m:ctrlPr>
                  <w:rPr>
                    <w:rFonts w:ascii="Cambria Math" w:eastAsiaTheme="minorEastAsia" w:hAnsi="Cambria Math"/>
                    <w:i/>
                  </w:rPr>
                </m:ctrlPr>
              </m:accPr>
              <m:e>
                <m:r>
                  <m:rPr>
                    <m:sty m:val="bi"/>
                  </m:rPr>
                  <w:rPr>
                    <w:rFonts w:ascii="Cambria Math" w:eastAsiaTheme="minorEastAsia" w:hAnsi="Cambria Math"/>
                  </w:rPr>
                  <m:t>THI</m:t>
                </m:r>
              </m:e>
            </m:acc>
          </m:num>
          <m:den>
            <m:sSub>
              <m:sSubPr>
                <m:ctrlPr>
                  <w:rPr>
                    <w:rFonts w:ascii="Cambria Math" w:eastAsiaTheme="minorEastAsia" w:hAnsi="Cambria Math"/>
                    <w:b/>
                    <w:i/>
                  </w:rPr>
                </m:ctrlPr>
              </m:sSubPr>
              <m:e>
                <m:r>
                  <m:rPr>
                    <m:sty m:val="bi"/>
                  </m:rPr>
                  <w:rPr>
                    <w:rFonts w:ascii="Cambria Math" w:eastAsiaTheme="minorEastAsia" w:hAnsi="Cambria Math"/>
                  </w:rPr>
                  <m:t>σ</m:t>
                </m:r>
              </m:e>
              <m:sub>
                <m:r>
                  <m:rPr>
                    <m:sty m:val="bi"/>
                  </m:rPr>
                  <w:rPr>
                    <w:rFonts w:ascii="Cambria Math" w:eastAsiaTheme="minorEastAsia" w:hAnsi="Cambria Math"/>
                  </w:rPr>
                  <m:t>THI</m:t>
                </m:r>
              </m:sub>
            </m:sSub>
          </m:den>
        </m:f>
        <m:r>
          <w:rPr>
            <w:rFonts w:ascii="Cambria Math" w:eastAsiaTheme="minorEastAsia" w:hAnsi="Cambria Math"/>
          </w:rPr>
          <m:t xml:space="preserve"> </m:t>
        </m:r>
      </m:oMath>
      <w:r w:rsidR="003D0B5D">
        <w:rPr>
          <w:rFonts w:eastAsiaTheme="minorEastAsia"/>
        </w:rPr>
        <w:t xml:space="preserve"> </w:t>
      </w:r>
      <w:r w:rsidR="003D0B5D">
        <w:rPr>
          <w:rFonts w:eastAsiaTheme="minorEastAsia"/>
        </w:rPr>
        <w:tab/>
      </w:r>
      <w:r w:rsidR="003D0B5D">
        <w:rPr>
          <w:rFonts w:eastAsiaTheme="minorEastAsia"/>
        </w:rPr>
        <w:tab/>
        <w:t>(eq. E2)</w:t>
      </w:r>
    </w:p>
    <w:p w14:paraId="461CF389" w14:textId="37459707" w:rsidR="003D0B5D" w:rsidRDefault="003D0B5D" w:rsidP="002C50A2">
      <w:pPr>
        <w:rPr>
          <w:rFonts w:eastAsiaTheme="minorEastAsia"/>
        </w:rPr>
      </w:pPr>
      <w:r>
        <w:rPr>
          <w:rFonts w:eastAsiaTheme="minorEastAsia"/>
        </w:rPr>
        <w:t xml:space="preserve">With </w:t>
      </w:r>
      <w:r w:rsidRPr="006D1A34">
        <w:rPr>
          <w:rFonts w:eastAsiaTheme="minorEastAsia"/>
          <w:i/>
        </w:rPr>
        <w:t>THI</w:t>
      </w:r>
      <w:r w:rsidRPr="006D1A34">
        <w:rPr>
          <w:rFonts w:eastAsiaTheme="minorEastAsia"/>
          <w:i/>
          <w:vertAlign w:val="subscript"/>
        </w:rPr>
        <w:t>s</w:t>
      </w:r>
      <w:r>
        <w:rPr>
          <w:rFonts w:eastAsiaTheme="minorEastAsia"/>
        </w:rPr>
        <w:t xml:space="preserve"> the standardized</w:t>
      </w:r>
      <w:r w:rsidR="00DB4BEA">
        <w:rPr>
          <w:rFonts w:eastAsiaTheme="minorEastAsia"/>
        </w:rPr>
        <w:t xml:space="preserve"> and scaled</w:t>
      </w:r>
      <w:r>
        <w:rPr>
          <w:rFonts w:eastAsiaTheme="minorEastAsia"/>
        </w:rPr>
        <w:t xml:space="preserve"> average THI per day, </w:t>
      </w:r>
      <m:oMath>
        <m:acc>
          <m:accPr>
            <m:chr m:val="̅"/>
            <m:ctrlPr>
              <w:rPr>
                <w:rFonts w:ascii="Cambria Math" w:hAnsi="Cambria Math"/>
                <w:b/>
                <w:i/>
              </w:rPr>
            </m:ctrlPr>
          </m:accPr>
          <m:e>
            <m:r>
              <w:rPr>
                <w:rFonts w:ascii="Cambria Math" w:hAnsi="Cambria Math"/>
              </w:rPr>
              <m:t>THI</m:t>
            </m:r>
          </m:e>
        </m:acc>
      </m:oMath>
      <w:r>
        <w:rPr>
          <w:rFonts w:eastAsiaTheme="minorEastAsia"/>
          <w:b/>
        </w:rPr>
        <w:t xml:space="preserve"> </w:t>
      </w:r>
      <w:r>
        <w:rPr>
          <w:rFonts w:eastAsiaTheme="minorEastAsia"/>
        </w:rPr>
        <w:t xml:space="preserve">the average </w:t>
      </w:r>
      <w:r w:rsidRPr="003D0B5D">
        <w:rPr>
          <w:rFonts w:eastAsiaTheme="minorEastAsia"/>
          <w:i/>
        </w:rPr>
        <w:t>THI</w:t>
      </w:r>
      <w:r>
        <w:rPr>
          <w:rFonts w:eastAsiaTheme="minorEastAsia"/>
        </w:rPr>
        <w:t xml:space="preserve"> of the entire dataset for that farm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THI</m:t>
            </m:r>
          </m:sub>
        </m:sSub>
      </m:oMath>
      <w:r w:rsidR="000A66AD">
        <w:rPr>
          <w:rFonts w:eastAsiaTheme="minorEastAsia"/>
          <w:b/>
        </w:rPr>
        <w:t xml:space="preserve"> </w:t>
      </w:r>
      <w:r w:rsidR="000A66AD" w:rsidRPr="000A66AD">
        <w:rPr>
          <w:rFonts w:eastAsiaTheme="minorEastAsia"/>
        </w:rPr>
        <w:t xml:space="preserve">the corresponding </w:t>
      </w:r>
      <w:r w:rsidR="000A66AD">
        <w:rPr>
          <w:rFonts w:eastAsiaTheme="minorEastAsia"/>
        </w:rPr>
        <w:t xml:space="preserve">standard deviation. </w:t>
      </w:r>
    </w:p>
    <w:p w14:paraId="03BFB818" w14:textId="5E462316" w:rsidR="007A0090" w:rsidRDefault="007A0090" w:rsidP="002C50A2">
      <w:pPr>
        <w:rPr>
          <w:rFonts w:eastAsiaTheme="minorEastAsia"/>
        </w:rPr>
      </w:pPr>
      <w:r>
        <w:rPr>
          <w:rFonts w:eastAsiaTheme="minorEastAsia"/>
        </w:rPr>
        <w:t>Modelling the effect of temperature on the milk yield requires the inclusion of an additional weather variable describing the lagged effect caused by heat stress. This variable, we designed based on a visual exploration of the data in which we assessed the time lag between high temperatures and the succeeding drop in milk yield. Specifically, the ‘lagged heat stress effect’ (</w:t>
      </w:r>
      <w:r w:rsidRPr="007A0090">
        <w:rPr>
          <w:rFonts w:eastAsiaTheme="minorEastAsia"/>
          <w:b/>
        </w:rPr>
        <w:t>LHE</w:t>
      </w:r>
      <w:r>
        <w:rPr>
          <w:rFonts w:eastAsiaTheme="minorEastAsia"/>
        </w:rPr>
        <w:t xml:space="preserve">) was formulated as the twice the amount of hours that the temperature was above 25° and 0.5 times the amount of hours that the temperature was between 21and 25°C in the 4 days preceding the current day (eq. E3). </w:t>
      </w:r>
      <w:r w:rsidR="00D43648">
        <w:rPr>
          <w:rFonts w:eastAsiaTheme="minorEastAsia"/>
        </w:rPr>
        <w:t>With this variable, we assume that the effect of temperature is present already from temperatures as low as 21°C, but also that it is nonlinear, being proportionally higher with higher temperatures. Formulation of these assumptions in the LHE explicitly allows to use a model that is linear in the parameters for a variable with a nonlinear effect on the dependent variable.</w:t>
      </w:r>
    </w:p>
    <w:p w14:paraId="6A6B82D0" w14:textId="7E0B9191" w:rsidR="007A0090" w:rsidRPr="007A0090" w:rsidRDefault="007A0090" w:rsidP="002C50A2">
      <w:pPr>
        <w:rPr>
          <w:rFonts w:eastAsiaTheme="minorEastAsia"/>
        </w:rPr>
      </w:pPr>
      <w:r w:rsidRPr="007A0090">
        <w:rPr>
          <w:rFonts w:eastAsiaTheme="minorEastAsia"/>
        </w:rPr>
        <w:t xml:space="preserve">LHE = </w:t>
      </w:r>
      <m:oMath>
        <m:r>
          <w:rPr>
            <w:rFonts w:ascii="Cambria Math" w:eastAsiaTheme="minorEastAsia" w:hAnsi="Cambria Math"/>
          </w:rPr>
          <m:t xml:space="preserve">0.5* </m:t>
        </m:r>
        <m:nary>
          <m:naryPr>
            <m:chr m:val="∑"/>
            <m:limLoc m:val="undOvr"/>
            <m:ctrlPr>
              <w:rPr>
                <w:rFonts w:ascii="Cambria Math" w:eastAsiaTheme="minorEastAsia" w:hAnsi="Cambria Math"/>
                <w:i/>
              </w:rPr>
            </m:ctrlPr>
          </m:naryPr>
          <m:sub>
            <m:r>
              <w:rPr>
                <w:rFonts w:ascii="Cambria Math" w:eastAsiaTheme="minorEastAsia" w:hAnsi="Cambria Math"/>
              </w:rPr>
              <m:t>d=-4</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NH21</m:t>
                </m:r>
              </m:e>
              <m:sub>
                <m:r>
                  <w:rPr>
                    <w:rFonts w:ascii="Cambria Math" w:eastAsiaTheme="minorEastAsia" w:hAnsi="Cambria Math"/>
                  </w:rPr>
                  <m:t>d</m:t>
                </m:r>
              </m:sub>
            </m:sSub>
          </m:e>
        </m:nary>
        <m:r>
          <w:rPr>
            <w:rFonts w:ascii="Cambria Math" w:eastAsiaTheme="minorEastAsia" w:hAnsi="Cambria Math"/>
          </w:rPr>
          <m:t xml:space="preserve">+2* </m:t>
        </m:r>
        <m:nary>
          <m:naryPr>
            <m:chr m:val="∑"/>
            <m:limLoc m:val="undOvr"/>
            <m:ctrlPr>
              <w:rPr>
                <w:rFonts w:ascii="Cambria Math" w:eastAsiaTheme="minorEastAsia" w:hAnsi="Cambria Math"/>
                <w:i/>
              </w:rPr>
            </m:ctrlPr>
          </m:naryPr>
          <m:sub>
            <m:r>
              <w:rPr>
                <w:rFonts w:ascii="Cambria Math" w:eastAsiaTheme="minorEastAsia" w:hAnsi="Cambria Math"/>
              </w:rPr>
              <m:t>d=-4</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NH25</m:t>
                </m:r>
              </m:e>
              <m:sub>
                <m:r>
                  <w:rPr>
                    <w:rFonts w:ascii="Cambria Math" w:eastAsiaTheme="minorEastAsia" w:hAnsi="Cambria Math"/>
                  </w:rPr>
                  <m:t>d</m:t>
                </m:r>
              </m:sub>
            </m:sSub>
          </m:e>
        </m:nary>
      </m:oMath>
      <w:r w:rsidRPr="007A0090">
        <w:rPr>
          <w:rFonts w:eastAsiaTheme="minorEastAsia"/>
        </w:rPr>
        <w:tab/>
      </w:r>
      <w:r w:rsidRPr="007A0090">
        <w:rPr>
          <w:rFonts w:eastAsiaTheme="minorEastAsia"/>
        </w:rPr>
        <w:tab/>
        <w:t>(Eq</w:t>
      </w:r>
      <w:r>
        <w:rPr>
          <w:rFonts w:eastAsiaTheme="minorEastAsia"/>
        </w:rPr>
        <w:t>. E3)</w:t>
      </w:r>
    </w:p>
    <w:p w14:paraId="183799DD" w14:textId="4DC8722D" w:rsidR="007A0090" w:rsidRPr="00D43648" w:rsidRDefault="007A0090" w:rsidP="002C50A2">
      <w:pPr>
        <w:rPr>
          <w:rFonts w:eastAsiaTheme="minorEastAsia"/>
        </w:rPr>
      </w:pPr>
      <w:r>
        <w:rPr>
          <w:rFonts w:eastAsiaTheme="minorEastAsia"/>
        </w:rPr>
        <w:t>With LHE the time lagged effect of temperature,</w:t>
      </w:r>
      <w:r w:rsidR="00D4364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NH21</m:t>
            </m:r>
          </m:e>
          <m:sub>
            <m:r>
              <w:rPr>
                <w:rFonts w:ascii="Cambria Math" w:eastAsiaTheme="minorEastAsia" w:hAnsi="Cambria Math"/>
              </w:rPr>
              <m:t>d</m:t>
            </m:r>
          </m:sub>
        </m:sSub>
      </m:oMath>
      <w:r>
        <w:rPr>
          <w:rFonts w:eastAsiaTheme="minorEastAsia"/>
        </w:rPr>
        <w:t xml:space="preserve"> </w:t>
      </w:r>
      <w:r w:rsidR="00D43648" w:rsidRPr="00D43648">
        <w:rPr>
          <w:rFonts w:eastAsiaTheme="minorEastAsia"/>
          <w:i/>
        </w:rPr>
        <w:t>d</w:t>
      </w:r>
      <w:r w:rsidR="00D43648">
        <w:rPr>
          <w:rFonts w:eastAsiaTheme="minorEastAsia"/>
        </w:rPr>
        <w:t xml:space="preserve"> the number of hours between 21°C and 25°C on day </w:t>
      </w:r>
      <w:r w:rsidR="00D43648">
        <w:rPr>
          <w:rFonts w:eastAsiaTheme="minorEastAsia"/>
          <w:i/>
        </w:rPr>
        <w:t>d</w:t>
      </w:r>
      <w:r w:rsidR="00D4364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NH25</m:t>
            </m:r>
          </m:e>
          <m:sub>
            <m:r>
              <w:rPr>
                <w:rFonts w:ascii="Cambria Math" w:eastAsiaTheme="minorEastAsia" w:hAnsi="Cambria Math"/>
              </w:rPr>
              <m:t>d</m:t>
            </m:r>
          </m:sub>
        </m:sSub>
      </m:oMath>
      <w:r w:rsidR="00D43648">
        <w:rPr>
          <w:rFonts w:eastAsiaTheme="minorEastAsia"/>
        </w:rPr>
        <w:t xml:space="preserve"> the number of hours above 25°C on day </w:t>
      </w:r>
      <w:r w:rsidR="00D43648" w:rsidRPr="00D43648">
        <w:rPr>
          <w:rFonts w:eastAsiaTheme="minorEastAsia"/>
          <w:i/>
        </w:rPr>
        <w:t>d</w:t>
      </w:r>
      <w:r w:rsidR="00D43648">
        <w:rPr>
          <w:rFonts w:eastAsiaTheme="minorEastAsia"/>
        </w:rPr>
        <w:t xml:space="preserve">. This variable was standardized with a min-max standardization before entering it in the models. </w:t>
      </w:r>
    </w:p>
    <w:p w14:paraId="740C2119" w14:textId="77777777" w:rsidR="007A0090" w:rsidRPr="007A0090" w:rsidRDefault="007A0090" w:rsidP="002C50A2">
      <w:pPr>
        <w:rPr>
          <w:rFonts w:eastAsiaTheme="minorEastAsia"/>
        </w:rPr>
      </w:pPr>
    </w:p>
    <w:p w14:paraId="5FB796B3" w14:textId="77777777" w:rsidR="005A341B" w:rsidRPr="007A0090" w:rsidRDefault="005A341B" w:rsidP="002C50A2"/>
    <w:p w14:paraId="211D3941" w14:textId="77777777" w:rsidR="00D71D6C" w:rsidRDefault="00D71D6C" w:rsidP="00D71D6C">
      <w:pPr>
        <w:pStyle w:val="Heading2"/>
        <w:numPr>
          <w:ilvl w:val="1"/>
          <w:numId w:val="3"/>
        </w:numPr>
      </w:pPr>
      <w:r>
        <w:t>Statistical models</w:t>
      </w:r>
    </w:p>
    <w:p w14:paraId="792A3F7D" w14:textId="2398A0CE" w:rsidR="00C7531A" w:rsidRPr="00C7531A" w:rsidRDefault="00C7531A" w:rsidP="00C7531A">
      <w:r>
        <w:t>To study the relation between DMY, ACT and THI, mixed linear model</w:t>
      </w:r>
      <w:r w:rsidR="001128ED">
        <w:t xml:space="preserve">s were </w:t>
      </w:r>
      <w:r w:rsidR="001B233C">
        <w:t>developed</w:t>
      </w:r>
      <w:r w:rsidR="001128ED">
        <w:t xml:space="preserve"> that allow capturing both group and individual cow trends and differences. The response variables </w:t>
      </w:r>
      <w:r w:rsidR="001128ED">
        <w:lastRenderedPageBreak/>
        <w:t xml:space="preserve">were </w:t>
      </w:r>
      <w:proofErr w:type="spellStart"/>
      <w:r w:rsidR="001128ED" w:rsidRPr="001128ED">
        <w:t>DMY</w:t>
      </w:r>
      <w:r w:rsidR="001128ED">
        <w:rPr>
          <w:vertAlign w:val="subscript"/>
        </w:rPr>
        <w:t>c</w:t>
      </w:r>
      <w:proofErr w:type="spellEnd"/>
      <w:r w:rsidR="001128ED">
        <w:t xml:space="preserve"> and </w:t>
      </w:r>
      <w:proofErr w:type="spellStart"/>
      <w:r w:rsidR="001128ED">
        <w:t>ACT</w:t>
      </w:r>
      <w:r w:rsidR="001B233C">
        <w:rPr>
          <w:vertAlign w:val="subscript"/>
        </w:rPr>
        <w:t>c</w:t>
      </w:r>
      <w:proofErr w:type="spellEnd"/>
      <w:r w:rsidR="001B233C">
        <w:t>.</w:t>
      </w:r>
      <w:r w:rsidR="001128ED">
        <w:t xml:space="preserve"> </w:t>
      </w:r>
      <w:r w:rsidR="001128ED" w:rsidRPr="001128ED">
        <w:t>Covariates</w:t>
      </w:r>
      <w:r w:rsidR="001128ED">
        <w:t xml:space="preserve"> were included </w:t>
      </w:r>
      <w:r w:rsidR="00897758">
        <w:t xml:space="preserve">in the design matrix </w:t>
      </w:r>
      <w:r w:rsidR="001128ED">
        <w:t>to account for lactation stage</w:t>
      </w:r>
      <w:r w:rsidR="001B233C">
        <w:t xml:space="preserve"> (</w:t>
      </w:r>
      <w:r w:rsidR="00897758" w:rsidRPr="00897758">
        <w:rPr>
          <w:b/>
        </w:rPr>
        <w:t>LS</w:t>
      </w:r>
      <w:r w:rsidR="00897758">
        <w:rPr>
          <w:b/>
        </w:rPr>
        <w:t>;</w:t>
      </w:r>
      <w:r w:rsidR="00897758">
        <w:t xml:space="preserve"> </w:t>
      </w:r>
      <w:r w:rsidR="001B233C">
        <w:t>DIM 1-21, 22-60, 61-120, 121-200 and 200+)</w:t>
      </w:r>
      <w:r w:rsidR="001128ED">
        <w:t xml:space="preserve">, </w:t>
      </w:r>
      <w:r w:rsidR="00E11300">
        <w:t>y</w:t>
      </w:r>
      <w:r w:rsidR="001B233C">
        <w:t>ear (</w:t>
      </w:r>
      <w:r w:rsidR="001B233C" w:rsidRPr="00897758">
        <w:rPr>
          <w:b/>
        </w:rPr>
        <w:t>Y</w:t>
      </w:r>
      <w:r w:rsidR="00E11300">
        <w:rPr>
          <w:b/>
        </w:rPr>
        <w:t xml:space="preserve">, </w:t>
      </w:r>
      <w:r w:rsidR="00E11300">
        <w:t>values dependent on the farm</w:t>
      </w:r>
      <w:r w:rsidR="001B233C">
        <w:t>)</w:t>
      </w:r>
      <w:r w:rsidR="00E11300">
        <w:t xml:space="preserve">  or year-season (YS with seasons “winter” = Dec-Feb, “spring” = Mar-May, “summer” = Jun-Aug, and “autumn” = Sep-Nov) </w:t>
      </w:r>
      <w:r w:rsidR="001B233C">
        <w:t xml:space="preserve"> and parity effects (</w:t>
      </w:r>
      <w:r w:rsidR="00897758">
        <w:rPr>
          <w:b/>
        </w:rPr>
        <w:t>PAR</w:t>
      </w:r>
      <w:r w:rsidR="00897758">
        <w:t xml:space="preserve">; </w:t>
      </w:r>
      <w:r w:rsidR="001B233C">
        <w:t>parity groups 1, 2, and 3+), which were all entered as categorical variables. We included both a random intercept and random THI-slope to allow i</w:t>
      </w:r>
      <w:r w:rsidR="00E11300">
        <w:t>ndividual variations across lactations</w:t>
      </w:r>
      <w:r w:rsidR="001B233C">
        <w:t>, and modelled these with an unstructured</w:t>
      </w:r>
      <w:r w:rsidR="00897758">
        <w:t xml:space="preserve"> </w:t>
      </w:r>
      <w:r w:rsidR="001B233C">
        <w:t>variance-covariance matrix.</w:t>
      </w:r>
      <w:r w:rsidR="00897758">
        <w:t xml:space="preserve"> The model selection to obtain the final model depended on inspection of the residuals</w:t>
      </w:r>
      <w:r w:rsidR="00B1304A">
        <w:t xml:space="preserve"> in function of THI and time</w:t>
      </w:r>
      <w:r w:rsidR="00897758">
        <w:t>, convergence of the model and evaluation of the model fit.</w:t>
      </w:r>
      <w:r w:rsidR="003418B7">
        <w:t xml:space="preserve"> A Wald test was performed to assess validity of the fixed effects with a significance level of α = 0.05. </w:t>
      </w:r>
    </w:p>
    <w:p w14:paraId="64D2862F" w14:textId="77777777" w:rsidR="00D71D6C" w:rsidRDefault="00D71D6C" w:rsidP="00D71D6C">
      <w:pPr>
        <w:pStyle w:val="Heading3"/>
        <w:numPr>
          <w:ilvl w:val="2"/>
          <w:numId w:val="3"/>
        </w:numPr>
      </w:pPr>
      <w:r>
        <w:t>Daily milk yield</w:t>
      </w:r>
    </w:p>
    <w:p w14:paraId="7B72A8F0" w14:textId="41C96E06" w:rsidR="00C7531A" w:rsidRDefault="00897758" w:rsidP="00C7531A">
      <w:r>
        <w:t xml:space="preserve">Changes in </w:t>
      </w:r>
      <w:proofErr w:type="spellStart"/>
      <w:r>
        <w:t>DMY</w:t>
      </w:r>
      <w:r>
        <w:rPr>
          <w:vertAlign w:val="subscript"/>
        </w:rPr>
        <w:t>c</w:t>
      </w:r>
      <w:proofErr w:type="spellEnd"/>
      <w:r>
        <w:rPr>
          <w:vertAlign w:val="subscript"/>
        </w:rPr>
        <w:t xml:space="preserve"> </w:t>
      </w:r>
      <w:r>
        <w:t xml:space="preserve"> </w:t>
      </w:r>
      <w:r w:rsidR="003418B7">
        <w:t>in function of the THI</w:t>
      </w:r>
      <w:r w:rsidR="00DB4BEA">
        <w:rPr>
          <w:vertAlign w:val="subscript"/>
        </w:rPr>
        <w:t>s</w:t>
      </w:r>
      <w:r w:rsidR="003418B7">
        <w:t xml:space="preserve"> </w:t>
      </w:r>
      <w:r>
        <w:t xml:space="preserve">are modelled as </w:t>
      </w:r>
      <w:r w:rsidR="001B233C">
        <w:t xml:space="preserve">shown in eq. </w:t>
      </w:r>
      <w:r w:rsidR="001B233C" w:rsidRPr="001B233C">
        <w:rPr>
          <w:b/>
        </w:rPr>
        <w:t>E</w:t>
      </w:r>
      <w:r w:rsidR="00D43648">
        <w:rPr>
          <w:b/>
        </w:rPr>
        <w:t>4</w:t>
      </w:r>
      <w:r w:rsidR="001B233C">
        <w:t>:</w:t>
      </w:r>
    </w:p>
    <w:p w14:paraId="78C806A8" w14:textId="39E4BB8F" w:rsidR="000370CE" w:rsidRDefault="00D40BBF" w:rsidP="000370CE">
      <w:pPr>
        <w:rPr>
          <w:rFonts w:eastAsiaTheme="minorEastAsia"/>
        </w:rPr>
      </w:pPr>
      <m:oMath>
        <m:sSub>
          <m:sSubPr>
            <m:ctrlPr>
              <w:rPr>
                <w:rFonts w:ascii="Cambria Math" w:hAnsi="Cambria Math"/>
                <w:i/>
              </w:rPr>
            </m:ctrlPr>
          </m:sSubPr>
          <m:e>
            <m:r>
              <w:rPr>
                <w:rFonts w:ascii="Cambria Math" w:hAnsi="Cambria Math"/>
              </w:rPr>
              <m:t>DMY</m:t>
            </m:r>
          </m:e>
          <m:sub>
            <m:r>
              <w:rPr>
                <w:rFonts w:ascii="Cambria Math" w:hAnsi="Cambria Math"/>
              </w:rPr>
              <m:t>c</m:t>
            </m:r>
          </m:sub>
        </m:sSub>
        <m:r>
          <w:rPr>
            <w:rFonts w:ascii="Cambria Math" w:hAnsi="Cambria Math"/>
          </w:rPr>
          <m:t xml:space="preserve"> ~ 1+LHE+</m:t>
        </m:r>
        <m:sSub>
          <m:sSubPr>
            <m:ctrlPr>
              <w:rPr>
                <w:rFonts w:ascii="Cambria Math" w:hAnsi="Cambria Math"/>
                <w:i/>
              </w:rPr>
            </m:ctrlPr>
          </m:sSubPr>
          <m:e>
            <m:r>
              <w:rPr>
                <w:rFonts w:ascii="Cambria Math" w:hAnsi="Cambria Math"/>
              </w:rPr>
              <m:t>THI</m:t>
            </m:r>
          </m:e>
          <m:sub>
            <m:r>
              <w:rPr>
                <w:rFonts w:ascii="Cambria Math" w:hAnsi="Cambria Math"/>
              </w:rPr>
              <m:t>s</m:t>
            </m:r>
          </m:sub>
        </m:sSub>
        <m:r>
          <w:rPr>
            <w:rFonts w:ascii="Cambria Math" w:hAnsi="Cambria Math"/>
          </w:rPr>
          <m:t>+LS</m:t>
        </m:r>
        <m:r>
          <w:rPr>
            <w:rFonts w:ascii="Cambria Math" w:eastAsiaTheme="minorEastAsia" w:hAnsi="Cambria Math"/>
          </w:rPr>
          <m:t xml:space="preserve">+YEAR+SEASON+YEAR:SEASON+ </m:t>
        </m:r>
        <m:sSub>
          <m:sSubPr>
            <m:ctrlPr>
              <w:rPr>
                <w:rFonts w:ascii="Cambria Math" w:eastAsiaTheme="minorEastAsia" w:hAnsi="Cambria Math"/>
                <w:i/>
              </w:rPr>
            </m:ctrlPr>
          </m:sSubPr>
          <m:e>
            <m:r>
              <w:rPr>
                <w:rFonts w:ascii="Cambria Math" w:eastAsiaTheme="minorEastAsia" w:hAnsi="Cambria Math"/>
              </w:rPr>
              <m:t>THI</m:t>
            </m:r>
          </m:e>
          <m:sub>
            <m:r>
              <w:rPr>
                <w:rFonts w:ascii="Cambria Math" w:eastAsiaTheme="minorEastAsia" w:hAnsi="Cambria Math"/>
              </w:rPr>
              <m:t>s</m:t>
            </m:r>
          </m:sub>
        </m:sSub>
        <m:r>
          <w:rPr>
            <w:rFonts w:ascii="Cambria Math" w:eastAsiaTheme="minorEastAsia" w:hAnsi="Cambria Math"/>
          </w:rPr>
          <m:t xml:space="preserve">:LS+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THI</m:t>
                </m:r>
              </m:e>
              <m:sub>
                <m:r>
                  <w:rPr>
                    <w:rFonts w:ascii="Cambria Math" w:eastAsiaTheme="minorEastAsia" w:hAnsi="Cambria Math"/>
                  </w:rPr>
                  <m:t xml:space="preserve">s </m:t>
                </m:r>
              </m:sub>
            </m:sSub>
            <m:r>
              <w:rPr>
                <w:rFonts w:ascii="Cambria Math" w:eastAsiaTheme="minorEastAsia" w:hAnsi="Cambria Math"/>
              </w:rPr>
              <m:t>|id</m:t>
            </m:r>
          </m:e>
        </m:d>
        <m:r>
          <w:rPr>
            <w:rFonts w:ascii="Cambria Math" w:eastAsiaTheme="minorEastAsia" w:hAnsi="Cambria Math"/>
          </w:rPr>
          <m:t>+ ε</m:t>
        </m:r>
      </m:oMath>
      <w:r w:rsidR="00897758">
        <w:rPr>
          <w:rFonts w:eastAsiaTheme="minorEastAsia"/>
        </w:rPr>
        <w:t xml:space="preserve"> </w:t>
      </w:r>
    </w:p>
    <w:p w14:paraId="2CB44475" w14:textId="66406E23" w:rsidR="000370CE" w:rsidRDefault="000370CE" w:rsidP="000370CE">
      <w:pPr>
        <w:rPr>
          <w:rFonts w:eastAsiaTheme="minorEastAsia"/>
        </w:rPr>
      </w:pPr>
      <w:r>
        <w:rPr>
          <w:rFonts w:eastAsiaTheme="minorEastAsia"/>
        </w:rPr>
        <w:t xml:space="preserve">(eq. </w:t>
      </w:r>
      <w:r w:rsidRPr="003418B7">
        <w:rPr>
          <w:rFonts w:eastAsiaTheme="minorEastAsia"/>
          <w:b/>
        </w:rPr>
        <w:t>E</w:t>
      </w:r>
      <w:r w:rsidR="00D43648">
        <w:rPr>
          <w:rFonts w:eastAsiaTheme="minorEastAsia"/>
          <w:b/>
        </w:rPr>
        <w:t>4</w:t>
      </w:r>
      <w:r>
        <w:rPr>
          <w:rFonts w:eastAsiaTheme="minorEastAsia"/>
        </w:rPr>
        <w:t>)</w:t>
      </w:r>
    </w:p>
    <w:p w14:paraId="1AB305DC" w14:textId="72393965" w:rsidR="000370CE" w:rsidRDefault="00B1304A" w:rsidP="000370CE">
      <w:pPr>
        <w:rPr>
          <w:rFonts w:eastAsiaTheme="minorEastAsia"/>
        </w:rPr>
      </w:pPr>
      <w:r>
        <w:rPr>
          <w:rFonts w:eastAsiaTheme="minorEastAsia"/>
        </w:rPr>
        <w:t>w</w:t>
      </w:r>
      <w:r w:rsidR="000370CE">
        <w:rPr>
          <w:rFonts w:eastAsiaTheme="minorEastAsia"/>
        </w:rPr>
        <w:t xml:space="preserve">ith </w:t>
      </w:r>
      <w:proofErr w:type="spellStart"/>
      <w:r>
        <w:rPr>
          <w:rFonts w:eastAsiaTheme="minorEastAsia"/>
        </w:rPr>
        <w:t>DMY</w:t>
      </w:r>
      <w:r>
        <w:rPr>
          <w:rFonts w:eastAsiaTheme="minorEastAsia"/>
          <w:vertAlign w:val="subscript"/>
        </w:rPr>
        <w:t>c</w:t>
      </w:r>
      <w:proofErr w:type="spellEnd"/>
      <w:r>
        <w:rPr>
          <w:rFonts w:eastAsiaTheme="minorEastAsia"/>
        </w:rPr>
        <w:t xml:space="preserve"> the herd-parity corrected daily milk yield, </w:t>
      </w:r>
      <w:r w:rsidRPr="00B1304A">
        <w:rPr>
          <w:rFonts w:eastAsiaTheme="minorEastAsia"/>
          <w:b/>
          <w:i/>
        </w:rPr>
        <w:t>1</w:t>
      </w:r>
      <w:r>
        <w:rPr>
          <w:rFonts w:eastAsiaTheme="minorEastAsia"/>
        </w:rPr>
        <w:t xml:space="preserve"> the intercept,</w:t>
      </w:r>
      <w:r w:rsidR="00E11300">
        <w:rPr>
          <w:rFonts w:eastAsiaTheme="minorEastAsia"/>
        </w:rPr>
        <w:t xml:space="preserve"> LHE the variable describing the number of hot temperature hours in the previous 4 days as described before,</w:t>
      </w:r>
      <w:r>
        <w:rPr>
          <w:rFonts w:eastAsiaTheme="minorEastAsia"/>
        </w:rPr>
        <w:t xml:space="preserve"> LS, PAR and Y</w:t>
      </w:r>
      <w:r w:rsidR="00E11300">
        <w:rPr>
          <w:rFonts w:eastAsiaTheme="minorEastAsia"/>
        </w:rPr>
        <w:t>S</w:t>
      </w:r>
      <w:r>
        <w:rPr>
          <w:rFonts w:eastAsiaTheme="minorEastAsia"/>
        </w:rPr>
        <w:t xml:space="preserve"> the covariates of respectively lactation stage, parity and year-</w:t>
      </w:r>
      <w:r w:rsidR="00E11300">
        <w:rPr>
          <w:rFonts w:eastAsiaTheme="minorEastAsia"/>
        </w:rPr>
        <w:t>season</w:t>
      </w:r>
      <w:r>
        <w:rPr>
          <w:rFonts w:eastAsiaTheme="minorEastAsia"/>
        </w:rPr>
        <w:t xml:space="preserve"> groups. </w:t>
      </w:r>
      <w:r w:rsidR="00E11300">
        <w:rPr>
          <w:rFonts w:eastAsiaTheme="minorEastAsia"/>
        </w:rPr>
        <w:t xml:space="preserve">The </w:t>
      </w:r>
      <w:r w:rsidR="00E11300">
        <w:rPr>
          <w:rFonts w:eastAsiaTheme="minorEastAsia"/>
          <w:i/>
        </w:rPr>
        <w:t>id</w:t>
      </w:r>
      <w:r w:rsidR="00E11300">
        <w:rPr>
          <w:rFonts w:eastAsiaTheme="minorEastAsia"/>
        </w:rPr>
        <w:t xml:space="preserve"> variable stands for the cow-lactations, for which individual random effects were estimated. </w:t>
      </w:r>
      <w:r>
        <w:rPr>
          <w:rFonts w:eastAsiaTheme="minorEastAsia"/>
        </w:rPr>
        <w:t>The random intercept and THI terms are assumed normally distributed</w:t>
      </w:r>
      <w:r w:rsidR="00DB4BEA">
        <w:rPr>
          <w:rFonts w:eastAsiaTheme="minorEastAsia"/>
        </w:rPr>
        <w:t xml:space="preserve"> ~</w:t>
      </w:r>
      <w:r>
        <w:rPr>
          <w:rFonts w:eastAsiaTheme="minorEastAsia"/>
        </w:rPr>
        <w:t xml:space="preserve"> N(0,Σ</w:t>
      </w:r>
      <w:r w:rsidR="00DB4BEA">
        <w:rPr>
          <w:rFonts w:eastAsiaTheme="minorEastAsia"/>
          <w:vertAlign w:val="subscript"/>
        </w:rPr>
        <w:t>1</w:t>
      </w:r>
      <w:r>
        <w:rPr>
          <w:rFonts w:eastAsiaTheme="minorEastAsia"/>
        </w:rPr>
        <w:t>) with zero mean and an unstructured variance-covariance matrix Σ. The error term ε ~ N(0,σ</w:t>
      </w:r>
      <w:r w:rsidR="00DB4BEA">
        <w:rPr>
          <w:rFonts w:eastAsiaTheme="minorEastAsia"/>
          <w:vertAlign w:val="subscript"/>
        </w:rPr>
        <w:t>1</w:t>
      </w:r>
      <w:r>
        <w:rPr>
          <w:rFonts w:eastAsiaTheme="minorEastAsia"/>
        </w:rPr>
        <w:t xml:space="preserve">²) is the random residual error. </w:t>
      </w:r>
    </w:p>
    <w:p w14:paraId="60F49C17" w14:textId="77777777" w:rsidR="00D71D6C" w:rsidRPr="00D71D6C" w:rsidRDefault="00D71D6C" w:rsidP="00B1304A">
      <w:pPr>
        <w:pStyle w:val="Heading3"/>
        <w:numPr>
          <w:ilvl w:val="2"/>
          <w:numId w:val="3"/>
        </w:numPr>
      </w:pPr>
      <w:r>
        <w:t>Activity</w:t>
      </w:r>
    </w:p>
    <w:p w14:paraId="23151006" w14:textId="0EA371A5" w:rsidR="003418B7" w:rsidRDefault="003418B7" w:rsidP="003418B7">
      <w:r>
        <w:t xml:space="preserve">Changes in </w:t>
      </w:r>
      <w:proofErr w:type="spellStart"/>
      <w:r>
        <w:t>ACT</w:t>
      </w:r>
      <w:r w:rsidRPr="003418B7">
        <w:rPr>
          <w:vertAlign w:val="subscript"/>
        </w:rPr>
        <w:t>c</w:t>
      </w:r>
      <w:proofErr w:type="spellEnd"/>
      <w:r w:rsidRPr="003418B7">
        <w:rPr>
          <w:vertAlign w:val="subscript"/>
        </w:rPr>
        <w:t xml:space="preserve"> </w:t>
      </w:r>
      <w:r>
        <w:t xml:space="preserve"> in function of THI are modelled as shown in eq. </w:t>
      </w:r>
      <w:r w:rsidRPr="003418B7">
        <w:rPr>
          <w:b/>
        </w:rPr>
        <w:t>E</w:t>
      </w:r>
      <w:r w:rsidR="00D43648">
        <w:rPr>
          <w:b/>
        </w:rPr>
        <w:t>5</w:t>
      </w:r>
      <w:r>
        <w:t>:</w:t>
      </w:r>
    </w:p>
    <w:p w14:paraId="7A147EB5" w14:textId="5DF99871" w:rsidR="003418B7" w:rsidRPr="003418B7" w:rsidRDefault="00D40BBF" w:rsidP="003418B7">
      <w:pPr>
        <w:rPr>
          <w:rFonts w:eastAsiaTheme="minorEastAsia"/>
        </w:rPr>
      </w:pPr>
      <m:oMath>
        <m:sSub>
          <m:sSubPr>
            <m:ctrlPr>
              <w:rPr>
                <w:rFonts w:ascii="Cambria Math" w:hAnsi="Cambria Math"/>
                <w:i/>
              </w:rPr>
            </m:ctrlPr>
          </m:sSubPr>
          <m:e>
            <m:r>
              <w:rPr>
                <w:rFonts w:ascii="Cambria Math" w:hAnsi="Cambria Math"/>
              </w:rPr>
              <m:t>ACT</m:t>
            </m:r>
          </m:e>
          <m:sub>
            <m:r>
              <w:rPr>
                <w:rFonts w:ascii="Cambria Math" w:hAnsi="Cambria Math"/>
              </w:rPr>
              <m:t>c</m:t>
            </m:r>
          </m:sub>
        </m:sSub>
        <m:r>
          <w:rPr>
            <w:rFonts w:ascii="Cambria Math" w:hAnsi="Cambria Math"/>
          </w:rPr>
          <m:t xml:space="preserve"> ~ 1+</m:t>
        </m:r>
        <m:sSub>
          <m:sSubPr>
            <m:ctrlPr>
              <w:rPr>
                <w:rFonts w:ascii="Cambria Math" w:hAnsi="Cambria Math"/>
                <w:i/>
              </w:rPr>
            </m:ctrlPr>
          </m:sSubPr>
          <m:e>
            <m:r>
              <w:rPr>
                <w:rFonts w:ascii="Cambria Math" w:hAnsi="Cambria Math"/>
              </w:rPr>
              <m:t>THI</m:t>
            </m:r>
          </m:e>
          <m:sub>
            <m:r>
              <w:rPr>
                <w:rFonts w:ascii="Cambria Math" w:hAnsi="Cambria Math"/>
              </w:rPr>
              <m:t>s</m:t>
            </m:r>
          </m:sub>
        </m:sSub>
        <m:r>
          <w:rPr>
            <w:rFonts w:ascii="Cambria Math" w:hAnsi="Cambria Math"/>
          </w:rPr>
          <m:t>+</m:t>
        </m:r>
        <m:sSubSup>
          <m:sSubSupPr>
            <m:ctrlPr>
              <w:rPr>
                <w:rFonts w:ascii="Cambria Math" w:hAnsi="Cambria Math"/>
                <w:i/>
              </w:rPr>
            </m:ctrlPr>
          </m:sSubSupPr>
          <m:e>
            <m:r>
              <w:rPr>
                <w:rFonts w:ascii="Cambria Math" w:hAnsi="Cambria Math"/>
              </w:rPr>
              <m:t>THI</m:t>
            </m:r>
          </m:e>
          <m:sub>
            <m:r>
              <w:rPr>
                <w:rFonts w:ascii="Cambria Math" w:hAnsi="Cambria Math"/>
              </w:rPr>
              <m:t>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THI</m:t>
            </m:r>
          </m:e>
          <m:sub>
            <m:r>
              <w:rPr>
                <w:rFonts w:ascii="Cambria Math" w:hAnsi="Cambria Math"/>
              </w:rPr>
              <m:t>s</m:t>
            </m:r>
          </m:sub>
          <m:sup>
            <m:r>
              <w:rPr>
                <w:rFonts w:ascii="Cambria Math" w:hAnsi="Cambria Math"/>
              </w:rPr>
              <m:t>3</m:t>
            </m:r>
          </m:sup>
        </m:sSubSup>
        <m:r>
          <w:rPr>
            <w:rFonts w:ascii="Cambria Math" w:hAnsi="Cambria Math"/>
          </w:rPr>
          <m:t>+LS</m:t>
        </m:r>
        <m:r>
          <w:rPr>
            <w:rFonts w:ascii="Cambria Math" w:eastAsiaTheme="minorEastAsia" w:hAnsi="Cambria Math"/>
          </w:rPr>
          <m:t xml:space="preserve">+PAR+YEAR+SEASON+YEAR*SEASON+ </m:t>
        </m:r>
        <m:sSub>
          <m:sSubPr>
            <m:ctrlPr>
              <w:rPr>
                <w:rFonts w:ascii="Cambria Math" w:eastAsiaTheme="minorEastAsia" w:hAnsi="Cambria Math"/>
                <w:i/>
              </w:rPr>
            </m:ctrlPr>
          </m:sSubPr>
          <m:e>
            <m:r>
              <w:rPr>
                <w:rFonts w:ascii="Cambria Math" w:eastAsiaTheme="minorEastAsia" w:hAnsi="Cambria Math"/>
              </w:rPr>
              <m:t>THI</m:t>
            </m:r>
          </m:e>
          <m:sub>
            <m:r>
              <w:rPr>
                <w:rFonts w:ascii="Cambria Math" w:eastAsiaTheme="minorEastAsia" w:hAnsi="Cambria Math"/>
              </w:rPr>
              <m:t>s</m:t>
            </m:r>
          </m:sub>
        </m:sSub>
        <m:r>
          <w:rPr>
            <w:rFonts w:ascii="Cambria Math" w:eastAsiaTheme="minorEastAsia" w:hAnsi="Cambria Math"/>
          </w:rPr>
          <m:t>*LS+</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THI</m:t>
                </m:r>
              </m:e>
              <m:sub>
                <m:r>
                  <w:rPr>
                    <w:rFonts w:ascii="Cambria Math" w:eastAsiaTheme="minorEastAsia" w:hAnsi="Cambria Math"/>
                  </w:rPr>
                  <m:t xml:space="preserve">s </m:t>
                </m:r>
              </m:sub>
            </m:sSub>
            <m:r>
              <w:rPr>
                <w:rFonts w:ascii="Cambria Math" w:eastAsiaTheme="minorEastAsia" w:hAnsi="Cambria Math"/>
              </w:rPr>
              <m:t>|id</m:t>
            </m:r>
          </m:e>
        </m:d>
        <m:r>
          <w:rPr>
            <w:rFonts w:ascii="Cambria Math" w:eastAsiaTheme="minorEastAsia" w:hAnsi="Cambria Math"/>
          </w:rPr>
          <m:t>+ ε</m:t>
        </m:r>
      </m:oMath>
      <w:r w:rsidR="003418B7" w:rsidRPr="003418B7">
        <w:rPr>
          <w:rFonts w:eastAsiaTheme="minorEastAsia"/>
        </w:rPr>
        <w:t xml:space="preserve"> </w:t>
      </w:r>
    </w:p>
    <w:p w14:paraId="7F4DDF5C" w14:textId="7FE032CE" w:rsidR="003418B7" w:rsidRPr="003418B7" w:rsidRDefault="003418B7" w:rsidP="003418B7">
      <w:pPr>
        <w:rPr>
          <w:rFonts w:eastAsiaTheme="minorEastAsia"/>
        </w:rPr>
      </w:pPr>
      <w:r w:rsidRPr="003418B7">
        <w:rPr>
          <w:rFonts w:eastAsiaTheme="minorEastAsia"/>
        </w:rPr>
        <w:t xml:space="preserve">(eq. </w:t>
      </w:r>
      <w:r w:rsidRPr="003418B7">
        <w:rPr>
          <w:rFonts w:eastAsiaTheme="minorEastAsia"/>
          <w:b/>
        </w:rPr>
        <w:t>E</w:t>
      </w:r>
      <w:r w:rsidR="00D43648">
        <w:rPr>
          <w:rFonts w:eastAsiaTheme="minorEastAsia"/>
          <w:b/>
        </w:rPr>
        <w:t>5</w:t>
      </w:r>
      <w:r w:rsidRPr="003418B7">
        <w:rPr>
          <w:rFonts w:eastAsiaTheme="minorEastAsia"/>
        </w:rPr>
        <w:t>)</w:t>
      </w:r>
    </w:p>
    <w:p w14:paraId="3E253934" w14:textId="39D7383A" w:rsidR="00E11300" w:rsidRPr="00E11300" w:rsidRDefault="003418B7" w:rsidP="00E11300">
      <w:pPr>
        <w:rPr>
          <w:rFonts w:eastAsiaTheme="minorEastAsia"/>
        </w:rPr>
      </w:pPr>
      <w:r w:rsidRPr="003418B7">
        <w:rPr>
          <w:rFonts w:eastAsiaTheme="minorEastAsia"/>
        </w:rPr>
        <w:t xml:space="preserve">with </w:t>
      </w:r>
      <w:proofErr w:type="spellStart"/>
      <w:r>
        <w:rPr>
          <w:rFonts w:eastAsiaTheme="minorEastAsia"/>
        </w:rPr>
        <w:t>ACT</w:t>
      </w:r>
      <w:r w:rsidRPr="003418B7">
        <w:rPr>
          <w:rFonts w:eastAsiaTheme="minorEastAsia"/>
          <w:vertAlign w:val="subscript"/>
        </w:rPr>
        <w:t>c</w:t>
      </w:r>
      <w:proofErr w:type="spellEnd"/>
      <w:r>
        <w:rPr>
          <w:rFonts w:eastAsiaTheme="minorEastAsia"/>
        </w:rPr>
        <w:t xml:space="preserve"> the estrus-time</w:t>
      </w:r>
      <w:r w:rsidRPr="003418B7">
        <w:rPr>
          <w:rFonts w:eastAsiaTheme="minorEastAsia"/>
        </w:rPr>
        <w:t xml:space="preserve"> corrected</w:t>
      </w:r>
      <w:r w:rsidR="00E11300">
        <w:rPr>
          <w:rFonts w:eastAsiaTheme="minorEastAsia"/>
        </w:rPr>
        <w:t xml:space="preserve"> </w:t>
      </w:r>
      <w:proofErr w:type="spellStart"/>
      <w:r w:rsidR="00E11300">
        <w:rPr>
          <w:rFonts w:eastAsiaTheme="minorEastAsia"/>
        </w:rPr>
        <w:t>standardised</w:t>
      </w:r>
      <w:proofErr w:type="spellEnd"/>
      <w:r w:rsidRPr="003418B7">
        <w:rPr>
          <w:rFonts w:eastAsiaTheme="minorEastAsia"/>
        </w:rPr>
        <w:t xml:space="preserve"> </w:t>
      </w:r>
      <w:r>
        <w:rPr>
          <w:rFonts w:eastAsiaTheme="minorEastAsia"/>
        </w:rPr>
        <w:t>daily activity</w:t>
      </w:r>
      <w:r w:rsidRPr="003418B7">
        <w:rPr>
          <w:rFonts w:eastAsiaTheme="minorEastAsia"/>
        </w:rPr>
        <w:t xml:space="preserve">, </w:t>
      </w:r>
      <w:r w:rsidRPr="003418B7">
        <w:rPr>
          <w:rFonts w:eastAsiaTheme="minorEastAsia"/>
          <w:b/>
          <w:i/>
        </w:rPr>
        <w:t>1</w:t>
      </w:r>
      <w:r w:rsidRPr="003418B7">
        <w:rPr>
          <w:rFonts w:eastAsiaTheme="minorEastAsia"/>
        </w:rPr>
        <w:t xml:space="preserve"> the intercept, LS, PAR and Y the covariates of respectively l</w:t>
      </w:r>
      <w:r w:rsidR="00E11300">
        <w:rPr>
          <w:rFonts w:eastAsiaTheme="minorEastAsia"/>
        </w:rPr>
        <w:t>actation stage, parity and year</w:t>
      </w:r>
      <w:r w:rsidRPr="003418B7">
        <w:rPr>
          <w:rFonts w:eastAsiaTheme="minorEastAsia"/>
        </w:rPr>
        <w:t xml:space="preserve"> groups.</w:t>
      </w:r>
      <w:r>
        <w:rPr>
          <w:rFonts w:eastAsiaTheme="minorEastAsia"/>
        </w:rPr>
        <w:t xml:space="preserve"> To model the non-linear effect of THI</w:t>
      </w:r>
      <w:r w:rsidR="00DB4BEA">
        <w:rPr>
          <w:rFonts w:eastAsiaTheme="minorEastAsia"/>
          <w:vertAlign w:val="subscript"/>
        </w:rPr>
        <w:t>s</w:t>
      </w:r>
      <w:r>
        <w:rPr>
          <w:rFonts w:eastAsiaTheme="minorEastAsia"/>
        </w:rPr>
        <w:t xml:space="preserve"> on the daily activity (with more extreme THI values, proportionally higher activity increases</w:t>
      </w:r>
      <w:r w:rsidRPr="003418B7">
        <w:rPr>
          <w:rFonts w:eastAsiaTheme="minorEastAsia"/>
        </w:rPr>
        <w:t xml:space="preserve"> </w:t>
      </w:r>
      <w:r>
        <w:rPr>
          <w:rFonts w:eastAsiaTheme="minorEastAsia"/>
        </w:rPr>
        <w:t>occur), a second and third order THI term are included in the model.</w:t>
      </w:r>
      <w:r w:rsidR="00E11300">
        <w:rPr>
          <w:rFonts w:eastAsiaTheme="minorEastAsia"/>
        </w:rPr>
        <w:t xml:space="preserve"> The </w:t>
      </w:r>
      <w:r w:rsidR="00E11300">
        <w:rPr>
          <w:rFonts w:eastAsiaTheme="minorEastAsia"/>
          <w:i/>
        </w:rPr>
        <w:t>id</w:t>
      </w:r>
      <w:r w:rsidR="00E11300">
        <w:rPr>
          <w:rFonts w:eastAsiaTheme="minorEastAsia"/>
        </w:rPr>
        <w:t xml:space="preserve"> variable stands for the cow-lactations, for which individual random effects were estimated.</w:t>
      </w:r>
      <w:r>
        <w:rPr>
          <w:rFonts w:eastAsiaTheme="minorEastAsia"/>
        </w:rPr>
        <w:t xml:space="preserve"> Also here, t</w:t>
      </w:r>
      <w:r w:rsidRPr="003418B7">
        <w:rPr>
          <w:rFonts w:eastAsiaTheme="minorEastAsia"/>
        </w:rPr>
        <w:t xml:space="preserve">he random intercept and THI terms are assumed normally distributed </w:t>
      </w:r>
      <w:r w:rsidR="00DB4BEA">
        <w:rPr>
          <w:rFonts w:eastAsiaTheme="minorEastAsia"/>
        </w:rPr>
        <w:t xml:space="preserve">~ </w:t>
      </w:r>
      <w:r w:rsidRPr="003418B7">
        <w:rPr>
          <w:rFonts w:eastAsiaTheme="minorEastAsia"/>
        </w:rPr>
        <w:t>N(0,Σ</w:t>
      </w:r>
      <w:r w:rsidR="00DB4BEA">
        <w:rPr>
          <w:rFonts w:eastAsiaTheme="minorEastAsia"/>
          <w:vertAlign w:val="subscript"/>
        </w:rPr>
        <w:t>2</w:t>
      </w:r>
      <w:r w:rsidRPr="003418B7">
        <w:rPr>
          <w:rFonts w:eastAsiaTheme="minorEastAsia"/>
        </w:rPr>
        <w:t>) with zero mean and an unstructured variance-covariance matrix Σ</w:t>
      </w:r>
      <w:r w:rsidR="006B224D">
        <w:rPr>
          <w:rFonts w:eastAsiaTheme="minorEastAsia"/>
        </w:rPr>
        <w:t xml:space="preserve"> and </w:t>
      </w:r>
      <w:r w:rsidR="006B224D" w:rsidRPr="003418B7">
        <w:rPr>
          <w:rFonts w:eastAsiaTheme="minorEastAsia"/>
        </w:rPr>
        <w:t>ε ~ N(0,σ</w:t>
      </w:r>
      <w:r w:rsidR="00DB4BEA">
        <w:rPr>
          <w:rFonts w:eastAsiaTheme="minorEastAsia"/>
          <w:vertAlign w:val="subscript"/>
        </w:rPr>
        <w:t>2</w:t>
      </w:r>
      <w:r w:rsidR="006B224D" w:rsidRPr="003418B7">
        <w:rPr>
          <w:rFonts w:eastAsiaTheme="minorEastAsia"/>
        </w:rPr>
        <w:t>²)</w:t>
      </w:r>
      <w:r w:rsidR="006B224D">
        <w:rPr>
          <w:rFonts w:eastAsiaTheme="minorEastAsia"/>
        </w:rPr>
        <w:t xml:space="preserve"> denotes the random residual</w:t>
      </w:r>
      <w:r w:rsidRPr="003418B7">
        <w:rPr>
          <w:rFonts w:eastAsiaTheme="minorEastAsia"/>
        </w:rPr>
        <w:t xml:space="preserve"> error term</w:t>
      </w:r>
      <w:r w:rsidR="006B224D">
        <w:rPr>
          <w:rFonts w:eastAsiaTheme="minorEastAsia"/>
        </w:rPr>
        <w:t>.</w:t>
      </w:r>
      <w:r w:rsidRPr="003418B7">
        <w:rPr>
          <w:rFonts w:eastAsiaTheme="minorEastAsia"/>
        </w:rPr>
        <w:t xml:space="preserve"> </w:t>
      </w:r>
    </w:p>
    <w:p w14:paraId="3F5D74CE" w14:textId="77777777" w:rsidR="006B224D" w:rsidRDefault="006B224D" w:rsidP="006B224D">
      <w:pPr>
        <w:pStyle w:val="Heading3"/>
        <w:numPr>
          <w:ilvl w:val="2"/>
          <w:numId w:val="3"/>
        </w:numPr>
      </w:pPr>
      <w:r>
        <w:t>Evaluation of results</w:t>
      </w:r>
    </w:p>
    <w:p w14:paraId="7776311C" w14:textId="1CCA8D8B" w:rsidR="00BD13F2" w:rsidRDefault="00BD13F2" w:rsidP="00BD13F2">
      <w:r>
        <w:t>To assess the general model fit , we calculated the R², as expressed in the proportion of variance explained by the model as compared to a constant model (i.e. the mean of the data), was calculated from the sums of squares (</w:t>
      </w:r>
      <w:proofErr w:type="spellStart"/>
      <w:r>
        <w:t>Eq</w:t>
      </w:r>
      <w:proofErr w:type="spellEnd"/>
      <w:r>
        <w:t xml:space="preserve"> X.).</w:t>
      </w:r>
    </w:p>
    <w:p w14:paraId="0C46E860" w14:textId="77777777" w:rsidR="00BD13F2" w:rsidRDefault="00D40BBF" w:rsidP="00BD13F2">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1-</m:t>
        </m:r>
        <m:f>
          <m:fPr>
            <m:ctrlPr>
              <w:rPr>
                <w:rFonts w:ascii="Cambria Math" w:hAnsi="Cambria Math"/>
                <w:i/>
              </w:rPr>
            </m:ctrlPr>
          </m:fPr>
          <m:num>
            <m:r>
              <w:rPr>
                <w:rFonts w:ascii="Cambria Math" w:hAnsi="Cambria Math"/>
              </w:rPr>
              <m:t>SSE</m:t>
            </m:r>
          </m:num>
          <m:den>
            <m:r>
              <w:rPr>
                <w:rFonts w:ascii="Cambria Math" w:hAnsi="Cambria Math"/>
              </w:rPr>
              <m:t>SSTO</m:t>
            </m:r>
          </m:den>
        </m:f>
      </m:oMath>
      <w:r w:rsidR="00BD13F2">
        <w:rPr>
          <w:rFonts w:eastAsiaTheme="minorEastAsia"/>
        </w:rPr>
        <w:tab/>
      </w:r>
    </w:p>
    <w:p w14:paraId="63F69CA9" w14:textId="4D0223BE" w:rsidR="00BD13F2" w:rsidRDefault="00BD13F2" w:rsidP="00425CBF">
      <w:r>
        <w:lastRenderedPageBreak/>
        <w:t>With SSE the error sums of squares, calculated as the sum of the squared residuals from the fitted model, and SSTO the total sums of squares, calculated as the sum of squared residuals from the mean. Additionally, we assessed the validity of the chosen independent model variables using a Wald test that confirms whether these are collectively significant for the model, and report the p-values.</w:t>
      </w:r>
      <w:r w:rsidR="00625287">
        <w:t xml:space="preserve"> As all model variables are standardized, size and sign of the model coefficients can provide an idea of the importance and direction of each variable.</w:t>
      </w:r>
    </w:p>
    <w:p w14:paraId="30B74CB0" w14:textId="312DC8BF" w:rsidR="00FD65F0" w:rsidRDefault="00FD65F0" w:rsidP="00425CBF">
      <w:r>
        <w:t>T</w:t>
      </w:r>
      <w:r w:rsidR="00BD13F2">
        <w:t>o evaluate the added value of including random effects</w:t>
      </w:r>
      <w:r>
        <w:t>, we calculated the marginal R² and the conditional R² as the proportion of variance explained by the fixed and fixed</w:t>
      </w:r>
      <w:r w:rsidR="00BD13F2">
        <w:t xml:space="preserve"> </w:t>
      </w:r>
      <w:r>
        <w:t>+</w:t>
      </w:r>
      <w:r w:rsidR="00BD13F2">
        <w:t xml:space="preserve"> </w:t>
      </w:r>
      <w:r>
        <w:t>random effects respectively as follows, based on the formulae proposed by Nakagawa et al. (2017)</w:t>
      </w:r>
      <w:r w:rsidR="00BD13F2">
        <w:t xml:space="preserve"> (eq. EX and EX)</w:t>
      </w:r>
      <w:r>
        <w:t>:</w:t>
      </w:r>
    </w:p>
    <w:p w14:paraId="4BFF909F" w14:textId="1D6FDCAD" w:rsidR="009F2910" w:rsidRDefault="00D40BBF" w:rsidP="009F2910">
      <w:pPr>
        <w:rPr>
          <w:rFonts w:eastAsiaTheme="minorEastAsia"/>
          <w:noProof/>
        </w:rPr>
      </w:pPr>
      <m:oMath>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num>
          <m:den>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α1</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αTHI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den>
        </m:f>
      </m:oMath>
      <w:r w:rsidR="009F2910">
        <w:rPr>
          <w:rFonts w:eastAsiaTheme="minorEastAsia"/>
          <w:noProof/>
        </w:rPr>
        <w:tab/>
      </w:r>
      <w:r w:rsidR="00BD13F2">
        <w:rPr>
          <w:rFonts w:eastAsiaTheme="minorEastAsia"/>
          <w:noProof/>
        </w:rPr>
        <w:t>(eq. EX)</w:t>
      </w:r>
      <w:r w:rsidR="009F2910">
        <w:rPr>
          <w:rFonts w:eastAsiaTheme="minorEastAsia"/>
          <w:noProof/>
        </w:rPr>
        <w:tab/>
      </w:r>
    </w:p>
    <w:p w14:paraId="401D324A" w14:textId="1D0A46A8" w:rsidR="009F2910" w:rsidRDefault="00D40BBF" w:rsidP="009F2910">
      <w:pPr>
        <w:rPr>
          <w:rFonts w:eastAsiaTheme="minorEastAsia"/>
          <w:noProof/>
        </w:rPr>
      </w:pPr>
      <m:oMath>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r>
              <w:rPr>
                <w:rFonts w:ascii="Cambria Math" w:hAnsi="Cambria Math"/>
              </w:rPr>
              <m:t>c</m:t>
            </m:r>
          </m:e>
        </m:d>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α1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αTHI</m:t>
                </m:r>
              </m:sub>
              <m:sup>
                <m:r>
                  <w:rPr>
                    <w:rFonts w:ascii="Cambria Math" w:hAnsi="Cambria Math"/>
                  </w:rPr>
                  <m:t>2</m:t>
                </m:r>
              </m:sup>
            </m:sSubSup>
            <w:bookmarkStart w:id="1" w:name="_GoBack"/>
            <w:bookmarkEnd w:id="1"/>
          </m:num>
          <m:den>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α1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αTHI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den>
        </m:f>
      </m:oMath>
      <w:r w:rsidR="009F2910">
        <w:rPr>
          <w:rFonts w:eastAsiaTheme="minorEastAsia"/>
          <w:noProof/>
        </w:rPr>
        <w:tab/>
      </w:r>
      <w:r w:rsidR="00BD13F2">
        <w:rPr>
          <w:rFonts w:eastAsiaTheme="minorEastAsia"/>
          <w:noProof/>
        </w:rPr>
        <w:t>(eq. EX)</w:t>
      </w:r>
    </w:p>
    <w:p w14:paraId="6BF48F47" w14:textId="718E477F" w:rsidR="00FD65F0" w:rsidRDefault="00DE69B9" w:rsidP="00FD65F0">
      <w:r>
        <w:t xml:space="preserve">With </w:t>
      </w:r>
      <m:oMath>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oMath>
      <w:r w:rsidR="009F2910">
        <w:rPr>
          <w:rFonts w:eastAsiaTheme="minorEastAsia"/>
        </w:rPr>
        <w:t xml:space="preserve"> </w:t>
      </w:r>
      <w:r w:rsidR="00BD13F2">
        <w:rPr>
          <w:rFonts w:eastAsiaTheme="minorEastAsia"/>
        </w:rPr>
        <w:t xml:space="preserve">the residual variance of a model with only the fixed effects included, </w:t>
      </w:r>
      <m:oMath>
        <m:sSubSup>
          <m:sSubSupPr>
            <m:ctrlPr>
              <w:rPr>
                <w:rFonts w:ascii="Cambria Math" w:hAnsi="Cambria Math"/>
                <w:i/>
              </w:rPr>
            </m:ctrlPr>
          </m:sSubSupPr>
          <m:e>
            <m:r>
              <w:rPr>
                <w:rFonts w:ascii="Cambria Math" w:hAnsi="Cambria Math"/>
              </w:rPr>
              <m:t>σ</m:t>
            </m:r>
          </m:e>
          <m:sub>
            <m:r>
              <w:rPr>
                <w:rFonts w:ascii="Cambria Math" w:hAnsi="Cambria Math"/>
              </w:rPr>
              <m:t>α1</m:t>
            </m:r>
          </m:sub>
          <m:sup>
            <m:r>
              <w:rPr>
                <w:rFonts w:ascii="Cambria Math" w:hAnsi="Cambria Math"/>
              </w:rPr>
              <m:t>2</m:t>
            </m:r>
          </m:sup>
        </m:sSubSup>
      </m:oMath>
      <w:r w:rsidR="00BD13F2">
        <w:rPr>
          <w:rFonts w:eastAsiaTheme="minorEastAsia"/>
        </w:rPr>
        <w:t xml:space="preserve">and </w:t>
      </w:r>
      <m:oMath>
        <m:sSubSup>
          <m:sSubSupPr>
            <m:ctrlPr>
              <w:rPr>
                <w:rFonts w:ascii="Cambria Math" w:hAnsi="Cambria Math"/>
                <w:i/>
              </w:rPr>
            </m:ctrlPr>
          </m:sSubSupPr>
          <m:e>
            <m:r>
              <w:rPr>
                <w:rFonts w:ascii="Cambria Math" w:hAnsi="Cambria Math"/>
              </w:rPr>
              <m:t>σ</m:t>
            </m:r>
          </m:e>
          <m:sub>
            <m:r>
              <w:rPr>
                <w:rFonts w:ascii="Cambria Math" w:hAnsi="Cambria Math"/>
              </w:rPr>
              <m:t>αTHI</m:t>
            </m:r>
          </m:sub>
          <m:sup>
            <m:r>
              <w:rPr>
                <w:rFonts w:ascii="Cambria Math" w:hAnsi="Cambria Math"/>
              </w:rPr>
              <m:t>2</m:t>
            </m:r>
          </m:sup>
        </m:sSubSup>
      </m:oMath>
      <w:r w:rsidR="00BD13F2">
        <w:rPr>
          <w:rFonts w:eastAsiaTheme="minorEastAsia"/>
        </w:rPr>
        <w:t xml:space="preserve"> the variance of the random intercept and THI effects, respectively, as derived from</w:t>
      </w:r>
      <w:r w:rsidR="008A0CE6">
        <w:rPr>
          <w:rFonts w:eastAsiaTheme="minorEastAsia"/>
        </w:rPr>
        <w:t xml:space="preserve"> the variance-covariance matrices</w:t>
      </w:r>
      <w:r w:rsidR="00BD13F2">
        <w:rPr>
          <w:rFonts w:eastAsiaTheme="minorEastAsia"/>
        </w:rPr>
        <w:t xml:space="preserve"> Σ</w:t>
      </w:r>
      <w:r w:rsidR="00BD13F2">
        <w:rPr>
          <w:rFonts w:eastAsiaTheme="minorEastAsia"/>
          <w:vertAlign w:val="subscript"/>
        </w:rPr>
        <w:t>1</w:t>
      </w:r>
      <w:r w:rsidR="00BD13F2">
        <w:rPr>
          <w:rFonts w:eastAsiaTheme="minorEastAsia"/>
        </w:rPr>
        <w:t xml:space="preserve"> and Σ</w:t>
      </w:r>
      <w:r w:rsidR="00BD13F2">
        <w:rPr>
          <w:rFonts w:eastAsiaTheme="minorEastAsia"/>
          <w:vertAlign w:val="subscript"/>
        </w:rPr>
        <w:t>2</w:t>
      </w:r>
      <w:r w:rsidR="00BD13F2" w:rsidRPr="00BD13F2">
        <w:rPr>
          <w:rFonts w:eastAsiaTheme="minorEastAsia"/>
        </w:rPr>
        <w:t>, an</w:t>
      </w:r>
      <w:r w:rsidR="00BD13F2">
        <w:rPr>
          <w:rFonts w:eastAsiaTheme="minorEastAsia"/>
        </w:rPr>
        <w:t xml:space="preserve">d </w:t>
      </w:r>
      <m:oMath>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oMath>
      <w:r w:rsidR="00BD13F2">
        <w:rPr>
          <w:rFonts w:eastAsiaTheme="minorEastAsia"/>
        </w:rPr>
        <w:t xml:space="preserve">the residual error of the mixed model. </w:t>
      </w:r>
      <w:r>
        <w:t xml:space="preserve">The correlation between the individual random effects of the intercept and slope are calculated as </w:t>
      </w:r>
      <m:oMath>
        <m:r>
          <w:rPr>
            <w:rFonts w:ascii="Cambria Math" w:hAnsi="Cambria Math"/>
          </w:rPr>
          <m:t>corr</m:t>
        </m:r>
        <m:d>
          <m:dPr>
            <m:ctrlPr>
              <w:rPr>
                <w:rFonts w:ascii="Cambria Math" w:hAnsi="Cambria Math"/>
                <w:i/>
              </w:rPr>
            </m:ctrlPr>
          </m:dPr>
          <m:e>
            <m:r>
              <w:rPr>
                <w:rFonts w:ascii="Cambria Math" w:hAnsi="Cambria Math"/>
              </w:rPr>
              <m:t>1,THI</m:t>
            </m:r>
          </m:e>
        </m:d>
        <m:r>
          <w:rPr>
            <w:rFonts w:ascii="Cambria Math" w:hAnsi="Cambria Math"/>
          </w:rPr>
          <m:t>=</m:t>
        </m:r>
        <m:r>
          <w:rPr>
            <w:rFonts w:ascii="Cambria Math" w:hAnsi="Cambria Math"/>
            <w:vanish/>
          </w:rPr>
          <m:t>HIr(</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1,THI</m:t>
                </m:r>
              </m:sub>
              <m:sup>
                <m:r>
                  <w:rPr>
                    <w:rFonts w:ascii="Cambria Math" w:hAnsi="Cambria Math"/>
                  </w:rPr>
                  <m:t>2</m:t>
                </m:r>
              </m:sup>
            </m:sSubSup>
          </m:num>
          <m:den>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THI</m:t>
                </m:r>
              </m:sub>
            </m:sSub>
          </m:den>
        </m:f>
        <m:r>
          <w:rPr>
            <w:rFonts w:ascii="Cambria Math" w:hAnsi="Cambria Math"/>
            <w:vanish/>
          </w:rPr>
          <m:t>ance-coor of the mixed model ( random effects,e squared residuals from the model tant model, was calculated from the su</m:t>
        </m:r>
      </m:oMath>
    </w:p>
    <w:p w14:paraId="63D6B94C" w14:textId="49B155DD" w:rsidR="00625287" w:rsidRDefault="00625287" w:rsidP="00FD65F0">
      <w:r>
        <w:t xml:space="preserve">With </w:t>
      </w:r>
      <m:oMath>
        <m:sSubSup>
          <m:sSubSupPr>
            <m:ctrlPr>
              <w:rPr>
                <w:rFonts w:ascii="Cambria Math" w:hAnsi="Cambria Math"/>
                <w:i/>
              </w:rPr>
            </m:ctrlPr>
          </m:sSubSupPr>
          <m:e>
            <m:r>
              <w:rPr>
                <w:rFonts w:ascii="Cambria Math" w:hAnsi="Cambria Math"/>
              </w:rPr>
              <m:t>σ</m:t>
            </m:r>
          </m:e>
          <m:sub>
            <m:r>
              <w:rPr>
                <w:rFonts w:ascii="Cambria Math" w:hAnsi="Cambria Math"/>
              </w:rPr>
              <m:t>1,THI</m:t>
            </m:r>
          </m:sub>
          <m:sup>
            <m:r>
              <w:rPr>
                <w:rFonts w:ascii="Cambria Math" w:hAnsi="Cambria Math"/>
              </w:rPr>
              <m:t>2</m:t>
            </m:r>
          </m:sup>
        </m:sSubSup>
      </m:oMath>
      <w:r>
        <w:rPr>
          <w:rFonts w:eastAsiaTheme="minorEastAsia"/>
        </w:rPr>
        <w:t xml:space="preserve"> the covariance of the random intercept and THI-slope, and </w:t>
      </w:r>
      <m:oMath>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 xml:space="preserve"> </m:t>
            </m:r>
            <m:r>
              <m:rPr>
                <m:sty m:val="p"/>
              </m:rPr>
              <w:rPr>
                <w:rFonts w:ascii="Cambria Math" w:hAnsi="Cambria Math"/>
              </w:rPr>
              <m:t xml:space="preserve">and </m:t>
            </m:r>
            <m:r>
              <w:rPr>
                <w:rFonts w:ascii="Cambria Math" w:hAnsi="Cambria Math"/>
              </w:rPr>
              <m:t>σ</m:t>
            </m:r>
          </m:e>
          <m:sub>
            <m:r>
              <w:rPr>
                <w:rFonts w:ascii="Cambria Math" w:hAnsi="Cambria Math"/>
              </w:rPr>
              <m:t>THI</m:t>
            </m:r>
          </m:sub>
        </m:sSub>
      </m:oMath>
      <w:r>
        <w:rPr>
          <w:rFonts w:eastAsiaTheme="minorEastAsia"/>
        </w:rPr>
        <w:t>the standard deviations of the random intercepts and THI slopes, respectively.</w:t>
      </w:r>
    </w:p>
    <w:p w14:paraId="3C5447B5" w14:textId="4D5741F7" w:rsidR="00031E0B" w:rsidRDefault="00031E0B">
      <w:r>
        <w:br w:type="page"/>
      </w:r>
    </w:p>
    <w:p w14:paraId="084FB443" w14:textId="33BB3EEC" w:rsidR="006952E4" w:rsidRDefault="000A66AD" w:rsidP="000A66AD">
      <w:pPr>
        <w:pStyle w:val="Heading1"/>
        <w:numPr>
          <w:ilvl w:val="0"/>
          <w:numId w:val="3"/>
        </w:numPr>
      </w:pPr>
      <w:r>
        <w:lastRenderedPageBreak/>
        <w:t>Results</w:t>
      </w:r>
    </w:p>
    <w:p w14:paraId="1B6307FF" w14:textId="77777777" w:rsidR="00031E0B" w:rsidRDefault="00031E0B" w:rsidP="00031E0B"/>
    <w:p w14:paraId="07F74AD7" w14:textId="54202165" w:rsidR="00031E0B" w:rsidRDefault="00031E0B" w:rsidP="00031E0B">
      <w:r w:rsidRPr="00031E0B">
        <w:rPr>
          <w:noProof/>
          <w:lang w:val="nl-BE" w:eastAsia="nl-BE"/>
        </w:rPr>
        <w:drawing>
          <wp:anchor distT="0" distB="0" distL="114300" distR="114300" simplePos="0" relativeHeight="251667456" behindDoc="0" locked="0" layoutInCell="1" allowOverlap="1" wp14:anchorId="13331441" wp14:editId="7F0A95C2">
            <wp:simplePos x="0" y="0"/>
            <wp:positionH relativeFrom="margin">
              <wp:align>left</wp:align>
            </wp:positionH>
            <wp:positionV relativeFrom="paragraph">
              <wp:posOffset>1376045</wp:posOffset>
            </wp:positionV>
            <wp:extent cx="5795645" cy="3368675"/>
            <wp:effectExtent l="0" t="0" r="0" b="3175"/>
            <wp:wrapTopAndBottom/>
            <wp:docPr id="5" name="Picture 5" descr="C:\Users\u0084712\OneDrive - KU Leuven\projects\ugent\heatstress\dataanalysis\results\activity\sexample_ind_activity_farm_5_cow_7528_withmil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0084712\OneDrive - KU Leuven\projects\ugent\heatstress\dataanalysis\results\activity\sexample_ind_activity_farm_5_cow_7528_withmilk.tif"/>
                    <pic:cNvPicPr>
                      <a:picLocks noChangeAspect="1" noChangeArrowheads="1"/>
                    </pic:cNvPicPr>
                  </pic:nvPicPr>
                  <pic:blipFill rotWithShape="1">
                    <a:blip r:embed="rId8">
                      <a:extLst>
                        <a:ext uri="{28A0092B-C50C-407E-A947-70E740481C1C}">
                          <a14:useLocalDpi xmlns:a14="http://schemas.microsoft.com/office/drawing/2010/main" val="0"/>
                        </a:ext>
                      </a:extLst>
                    </a:blip>
                    <a:srcRect l="8821" t="4411" b="7245"/>
                    <a:stretch/>
                  </pic:blipFill>
                  <pic:spPr bwMode="auto">
                    <a:xfrm>
                      <a:off x="0" y="0"/>
                      <a:ext cx="5795645" cy="3368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Figure 1 shows an example of the milk yield and activity data of a cow in the </w:t>
      </w:r>
      <w:proofErr w:type="spellStart"/>
      <w:r>
        <w:t>sixt</w:t>
      </w:r>
      <w:proofErr w:type="spellEnd"/>
      <w:r>
        <w:t xml:space="preserve"> parity from farm 5, and the corresponding herd dynamics with the THI indicated in red. In the upper panel of this figure it becomes clear that the average herd activity pattern follows a similar trend as the THI, and that peaks in THI coincide with peaks in activity (light blue shadow in upper panel). Also, small dips in the milk yield (lower panel) a few days after the activity peaks appear, suggesting the time-lagged effect of THI on the milk yield. These observations are further confirmed with the model results as discussed below.</w:t>
      </w:r>
    </w:p>
    <w:p w14:paraId="6FAE0B83" w14:textId="14957AD3" w:rsidR="00031E0B" w:rsidRPr="00031E0B" w:rsidRDefault="00031E0B" w:rsidP="00031E0B">
      <w:r w:rsidRPr="00031E0B">
        <w:rPr>
          <w:b/>
        </w:rPr>
        <w:t>Figure 1</w:t>
      </w:r>
      <w:r>
        <w:t xml:space="preserve">. Example of herd and individual trends of the activity and milk production data. The upper panel shows an individual time series of standardized activity in green with in blue the corresponding individual trend line. The blue shadow displays the herd trend (average ± </w:t>
      </w:r>
      <w:proofErr w:type="spellStart"/>
      <w:r>
        <w:t>std</w:t>
      </w:r>
      <w:proofErr w:type="spellEnd"/>
      <w:r>
        <w:t xml:space="preserve">). The red line is the average THI, whereas the pink zone indicates when THI is above 68. The lower panel shows the individual milk yield curve (purple line) and </w:t>
      </w:r>
      <w:r w:rsidR="00D46C1B">
        <w:t xml:space="preserve">the milk yield </w:t>
      </w:r>
      <w:r>
        <w:t>dynamics</w:t>
      </w:r>
      <w:r w:rsidR="00D46C1B">
        <w:t xml:space="preserve"> of the corresponding parity group</w:t>
      </w:r>
      <w:r>
        <w:t xml:space="preserve"> in the same period (light purple shadow</w:t>
      </w:r>
      <w:r w:rsidR="00D46C1B">
        <w:t xml:space="preserve">, average ± </w:t>
      </w:r>
      <w:proofErr w:type="spellStart"/>
      <w:r w:rsidR="00D46C1B">
        <w:t>std</w:t>
      </w:r>
      <w:proofErr w:type="spellEnd"/>
      <w:r>
        <w:t>).</w:t>
      </w:r>
    </w:p>
    <w:p w14:paraId="3B31E916" w14:textId="7778919C" w:rsidR="00A566C7" w:rsidRDefault="00A566C7" w:rsidP="00A566C7">
      <w:pPr>
        <w:pStyle w:val="ListParagraph"/>
        <w:numPr>
          <w:ilvl w:val="1"/>
          <w:numId w:val="3"/>
        </w:numPr>
      </w:pPr>
      <w:r>
        <w:t>Milk production</w:t>
      </w:r>
    </w:p>
    <w:p w14:paraId="1CA816DD" w14:textId="5C83CEEB" w:rsidR="00A566C7" w:rsidRPr="006E5863" w:rsidRDefault="00A566C7" w:rsidP="006E5863">
      <w:pPr>
        <w:spacing w:after="0"/>
        <w:rPr>
          <w:i/>
        </w:rPr>
      </w:pPr>
      <w:r w:rsidRPr="006E5863">
        <w:rPr>
          <w:b/>
          <w:i/>
        </w:rPr>
        <w:t>Table T2</w:t>
      </w:r>
      <w:r w:rsidRPr="006E5863">
        <w:rPr>
          <w:i/>
        </w:rPr>
        <w:t>.</w:t>
      </w:r>
      <w:r w:rsidR="006E5863" w:rsidRPr="006E5863">
        <w:rPr>
          <w:i/>
        </w:rPr>
        <w:t xml:space="preserve"> Model fit, random effect correlation, error variance and significance of the model variables as tested with a Wald Chi-squared test.</w:t>
      </w:r>
    </w:p>
    <w:tbl>
      <w:tblPr>
        <w:tblW w:w="7700" w:type="dxa"/>
        <w:tblCellMar>
          <w:left w:w="70" w:type="dxa"/>
          <w:right w:w="70" w:type="dxa"/>
        </w:tblCellMar>
        <w:tblLook w:val="04A0" w:firstRow="1" w:lastRow="0" w:firstColumn="1" w:lastColumn="0" w:noHBand="0" w:noVBand="1"/>
      </w:tblPr>
      <w:tblGrid>
        <w:gridCol w:w="2660"/>
        <w:gridCol w:w="840"/>
        <w:gridCol w:w="840"/>
        <w:gridCol w:w="840"/>
        <w:gridCol w:w="840"/>
        <w:gridCol w:w="840"/>
        <w:gridCol w:w="840"/>
      </w:tblGrid>
      <w:tr w:rsidR="00A566C7" w:rsidRPr="00A566C7" w14:paraId="60374F97" w14:textId="77777777" w:rsidTr="00A566C7">
        <w:trPr>
          <w:trHeight w:val="20"/>
        </w:trPr>
        <w:tc>
          <w:tcPr>
            <w:tcW w:w="2660" w:type="dxa"/>
            <w:tcBorders>
              <w:top w:val="single" w:sz="8" w:space="0" w:color="auto"/>
              <w:left w:val="nil"/>
              <w:bottom w:val="single" w:sz="4" w:space="0" w:color="auto"/>
              <w:right w:val="nil"/>
            </w:tcBorders>
            <w:shd w:val="clear" w:color="auto" w:fill="auto"/>
            <w:noWrap/>
            <w:vAlign w:val="bottom"/>
            <w:hideMark/>
          </w:tcPr>
          <w:p w14:paraId="005ED84E" w14:textId="10C28B0E" w:rsidR="00A566C7" w:rsidRPr="00A566C7" w:rsidRDefault="00A566C7" w:rsidP="00A566C7">
            <w:pPr>
              <w:spacing w:after="0" w:line="240" w:lineRule="auto"/>
              <w:rPr>
                <w:rFonts w:eastAsia="Times New Roman" w:cs="Calibri"/>
                <w:b/>
                <w:bCs/>
                <w:color w:val="000000"/>
                <w:sz w:val="20"/>
                <w:szCs w:val="20"/>
                <w:lang w:val="nl-BE" w:eastAsia="nl-BE"/>
              </w:rPr>
            </w:pPr>
            <w:bookmarkStart w:id="2" w:name="RANGE!B4:H19"/>
            <w:r w:rsidRPr="00A566C7">
              <w:rPr>
                <w:rFonts w:eastAsia="Times New Roman" w:cs="Calibri"/>
                <w:b/>
                <w:bCs/>
                <w:color w:val="000000"/>
                <w:sz w:val="20"/>
                <w:szCs w:val="20"/>
                <w:lang w:val="nl-BE" w:eastAsia="nl-BE"/>
              </w:rPr>
              <w:t xml:space="preserve">Daily </w:t>
            </w:r>
            <w:proofErr w:type="spellStart"/>
            <w:r w:rsidRPr="00A566C7">
              <w:rPr>
                <w:rFonts w:eastAsia="Times New Roman" w:cs="Calibri"/>
                <w:b/>
                <w:bCs/>
                <w:color w:val="000000"/>
                <w:sz w:val="20"/>
                <w:szCs w:val="20"/>
                <w:lang w:val="nl-BE" w:eastAsia="nl-BE"/>
              </w:rPr>
              <w:t>milk</w:t>
            </w:r>
            <w:proofErr w:type="spellEnd"/>
            <w:r w:rsidRPr="00A566C7">
              <w:rPr>
                <w:rFonts w:eastAsia="Times New Roman" w:cs="Calibri"/>
                <w:b/>
                <w:bCs/>
                <w:color w:val="000000"/>
                <w:sz w:val="20"/>
                <w:szCs w:val="20"/>
                <w:lang w:val="nl-BE" w:eastAsia="nl-BE"/>
              </w:rPr>
              <w:t xml:space="preserve"> </w:t>
            </w:r>
            <w:proofErr w:type="spellStart"/>
            <w:r w:rsidRPr="00A566C7">
              <w:rPr>
                <w:rFonts w:eastAsia="Times New Roman" w:cs="Calibri"/>
                <w:b/>
                <w:bCs/>
                <w:color w:val="000000"/>
                <w:sz w:val="20"/>
                <w:szCs w:val="20"/>
                <w:lang w:val="nl-BE" w:eastAsia="nl-BE"/>
              </w:rPr>
              <w:t>yield</w:t>
            </w:r>
            <w:bookmarkEnd w:id="2"/>
            <w:proofErr w:type="spellEnd"/>
          </w:p>
        </w:tc>
        <w:tc>
          <w:tcPr>
            <w:tcW w:w="840" w:type="dxa"/>
            <w:tcBorders>
              <w:top w:val="single" w:sz="8" w:space="0" w:color="auto"/>
              <w:left w:val="nil"/>
              <w:bottom w:val="single" w:sz="4" w:space="0" w:color="auto"/>
              <w:right w:val="nil"/>
            </w:tcBorders>
            <w:shd w:val="clear" w:color="auto" w:fill="auto"/>
            <w:noWrap/>
            <w:vAlign w:val="bottom"/>
            <w:hideMark/>
          </w:tcPr>
          <w:p w14:paraId="519CE03B" w14:textId="77777777" w:rsidR="00A566C7" w:rsidRPr="00A566C7" w:rsidRDefault="00A566C7" w:rsidP="00A566C7">
            <w:pPr>
              <w:spacing w:after="0" w:line="240" w:lineRule="auto"/>
              <w:jc w:val="center"/>
              <w:rPr>
                <w:rFonts w:eastAsia="Times New Roman" w:cs="Calibri"/>
                <w:b/>
                <w:bCs/>
                <w:color w:val="000000"/>
                <w:sz w:val="20"/>
                <w:szCs w:val="20"/>
                <w:lang w:val="nl-BE" w:eastAsia="nl-BE"/>
              </w:rPr>
            </w:pPr>
            <w:r w:rsidRPr="00A566C7">
              <w:rPr>
                <w:rFonts w:eastAsia="Times New Roman" w:cs="Calibri"/>
                <w:b/>
                <w:bCs/>
                <w:color w:val="000000"/>
                <w:sz w:val="20"/>
                <w:szCs w:val="20"/>
                <w:lang w:val="nl-BE" w:eastAsia="nl-BE"/>
              </w:rPr>
              <w:t>farm 1</w:t>
            </w:r>
          </w:p>
        </w:tc>
        <w:tc>
          <w:tcPr>
            <w:tcW w:w="840" w:type="dxa"/>
            <w:tcBorders>
              <w:top w:val="single" w:sz="8" w:space="0" w:color="auto"/>
              <w:left w:val="nil"/>
              <w:bottom w:val="single" w:sz="4" w:space="0" w:color="auto"/>
              <w:right w:val="nil"/>
            </w:tcBorders>
            <w:shd w:val="clear" w:color="auto" w:fill="auto"/>
            <w:noWrap/>
            <w:vAlign w:val="bottom"/>
            <w:hideMark/>
          </w:tcPr>
          <w:p w14:paraId="0A53249C" w14:textId="77777777" w:rsidR="00A566C7" w:rsidRPr="00A566C7" w:rsidRDefault="00A566C7" w:rsidP="00A566C7">
            <w:pPr>
              <w:spacing w:after="0" w:line="240" w:lineRule="auto"/>
              <w:jc w:val="center"/>
              <w:rPr>
                <w:rFonts w:eastAsia="Times New Roman" w:cs="Calibri"/>
                <w:b/>
                <w:bCs/>
                <w:color w:val="000000"/>
                <w:sz w:val="20"/>
                <w:szCs w:val="20"/>
                <w:lang w:val="nl-BE" w:eastAsia="nl-BE"/>
              </w:rPr>
            </w:pPr>
            <w:r w:rsidRPr="00A566C7">
              <w:rPr>
                <w:rFonts w:eastAsia="Times New Roman" w:cs="Calibri"/>
                <w:b/>
                <w:bCs/>
                <w:color w:val="000000"/>
                <w:sz w:val="20"/>
                <w:szCs w:val="20"/>
                <w:lang w:val="nl-BE" w:eastAsia="nl-BE"/>
              </w:rPr>
              <w:t>farm 2</w:t>
            </w:r>
          </w:p>
        </w:tc>
        <w:tc>
          <w:tcPr>
            <w:tcW w:w="840" w:type="dxa"/>
            <w:tcBorders>
              <w:top w:val="single" w:sz="8" w:space="0" w:color="auto"/>
              <w:left w:val="nil"/>
              <w:bottom w:val="single" w:sz="4" w:space="0" w:color="auto"/>
              <w:right w:val="nil"/>
            </w:tcBorders>
            <w:shd w:val="clear" w:color="auto" w:fill="auto"/>
            <w:noWrap/>
            <w:vAlign w:val="bottom"/>
            <w:hideMark/>
          </w:tcPr>
          <w:p w14:paraId="32B0291F" w14:textId="77777777" w:rsidR="00A566C7" w:rsidRPr="00A566C7" w:rsidRDefault="00A566C7" w:rsidP="00A566C7">
            <w:pPr>
              <w:spacing w:after="0" w:line="240" w:lineRule="auto"/>
              <w:jc w:val="center"/>
              <w:rPr>
                <w:rFonts w:eastAsia="Times New Roman" w:cs="Calibri"/>
                <w:b/>
                <w:bCs/>
                <w:color w:val="000000"/>
                <w:sz w:val="20"/>
                <w:szCs w:val="20"/>
                <w:lang w:val="nl-BE" w:eastAsia="nl-BE"/>
              </w:rPr>
            </w:pPr>
            <w:r w:rsidRPr="00A566C7">
              <w:rPr>
                <w:rFonts w:eastAsia="Times New Roman" w:cs="Calibri"/>
                <w:b/>
                <w:bCs/>
                <w:color w:val="000000"/>
                <w:sz w:val="20"/>
                <w:szCs w:val="20"/>
                <w:lang w:val="nl-BE" w:eastAsia="nl-BE"/>
              </w:rPr>
              <w:t>farm 3</w:t>
            </w:r>
          </w:p>
        </w:tc>
        <w:tc>
          <w:tcPr>
            <w:tcW w:w="840" w:type="dxa"/>
            <w:tcBorders>
              <w:top w:val="single" w:sz="8" w:space="0" w:color="auto"/>
              <w:left w:val="nil"/>
              <w:bottom w:val="single" w:sz="4" w:space="0" w:color="auto"/>
              <w:right w:val="nil"/>
            </w:tcBorders>
            <w:shd w:val="clear" w:color="auto" w:fill="auto"/>
            <w:noWrap/>
            <w:vAlign w:val="bottom"/>
            <w:hideMark/>
          </w:tcPr>
          <w:p w14:paraId="2B2669CC" w14:textId="77777777" w:rsidR="00A566C7" w:rsidRPr="00A566C7" w:rsidRDefault="00A566C7" w:rsidP="00A566C7">
            <w:pPr>
              <w:spacing w:after="0" w:line="240" w:lineRule="auto"/>
              <w:jc w:val="center"/>
              <w:rPr>
                <w:rFonts w:eastAsia="Times New Roman" w:cs="Calibri"/>
                <w:b/>
                <w:bCs/>
                <w:color w:val="000000"/>
                <w:sz w:val="20"/>
                <w:szCs w:val="20"/>
                <w:lang w:val="nl-BE" w:eastAsia="nl-BE"/>
              </w:rPr>
            </w:pPr>
            <w:r w:rsidRPr="00A566C7">
              <w:rPr>
                <w:rFonts w:eastAsia="Times New Roman" w:cs="Calibri"/>
                <w:b/>
                <w:bCs/>
                <w:color w:val="000000"/>
                <w:sz w:val="20"/>
                <w:szCs w:val="20"/>
                <w:lang w:val="nl-BE" w:eastAsia="nl-BE"/>
              </w:rPr>
              <w:t>farm 4</w:t>
            </w:r>
          </w:p>
        </w:tc>
        <w:tc>
          <w:tcPr>
            <w:tcW w:w="840" w:type="dxa"/>
            <w:tcBorders>
              <w:top w:val="single" w:sz="8" w:space="0" w:color="auto"/>
              <w:left w:val="nil"/>
              <w:bottom w:val="single" w:sz="4" w:space="0" w:color="auto"/>
              <w:right w:val="nil"/>
            </w:tcBorders>
            <w:shd w:val="clear" w:color="auto" w:fill="auto"/>
            <w:noWrap/>
            <w:vAlign w:val="bottom"/>
            <w:hideMark/>
          </w:tcPr>
          <w:p w14:paraId="7BB58149" w14:textId="77777777" w:rsidR="00A566C7" w:rsidRPr="00A566C7" w:rsidRDefault="00A566C7" w:rsidP="00A566C7">
            <w:pPr>
              <w:spacing w:after="0" w:line="240" w:lineRule="auto"/>
              <w:jc w:val="center"/>
              <w:rPr>
                <w:rFonts w:eastAsia="Times New Roman" w:cs="Calibri"/>
                <w:b/>
                <w:bCs/>
                <w:color w:val="000000"/>
                <w:sz w:val="20"/>
                <w:szCs w:val="20"/>
                <w:lang w:val="nl-BE" w:eastAsia="nl-BE"/>
              </w:rPr>
            </w:pPr>
            <w:r w:rsidRPr="00A566C7">
              <w:rPr>
                <w:rFonts w:eastAsia="Times New Roman" w:cs="Calibri"/>
                <w:b/>
                <w:bCs/>
                <w:color w:val="000000"/>
                <w:sz w:val="20"/>
                <w:szCs w:val="20"/>
                <w:lang w:val="nl-BE" w:eastAsia="nl-BE"/>
              </w:rPr>
              <w:t>farm 5</w:t>
            </w:r>
          </w:p>
        </w:tc>
        <w:tc>
          <w:tcPr>
            <w:tcW w:w="840" w:type="dxa"/>
            <w:tcBorders>
              <w:top w:val="single" w:sz="8" w:space="0" w:color="auto"/>
              <w:left w:val="nil"/>
              <w:bottom w:val="single" w:sz="4" w:space="0" w:color="auto"/>
              <w:right w:val="nil"/>
            </w:tcBorders>
            <w:shd w:val="clear" w:color="auto" w:fill="auto"/>
            <w:noWrap/>
            <w:vAlign w:val="bottom"/>
            <w:hideMark/>
          </w:tcPr>
          <w:p w14:paraId="7D2DC6FA" w14:textId="77777777" w:rsidR="00A566C7" w:rsidRPr="00A566C7" w:rsidRDefault="00A566C7" w:rsidP="00A566C7">
            <w:pPr>
              <w:spacing w:after="0" w:line="240" w:lineRule="auto"/>
              <w:jc w:val="center"/>
              <w:rPr>
                <w:rFonts w:eastAsia="Times New Roman" w:cs="Calibri"/>
                <w:b/>
                <w:bCs/>
                <w:color w:val="000000"/>
                <w:sz w:val="20"/>
                <w:szCs w:val="20"/>
                <w:lang w:val="nl-BE" w:eastAsia="nl-BE"/>
              </w:rPr>
            </w:pPr>
            <w:r w:rsidRPr="00A566C7">
              <w:rPr>
                <w:rFonts w:eastAsia="Times New Roman" w:cs="Calibri"/>
                <w:b/>
                <w:bCs/>
                <w:color w:val="000000"/>
                <w:sz w:val="20"/>
                <w:szCs w:val="20"/>
                <w:lang w:val="nl-BE" w:eastAsia="nl-BE"/>
              </w:rPr>
              <w:t>farm 6</w:t>
            </w:r>
          </w:p>
        </w:tc>
      </w:tr>
      <w:tr w:rsidR="00A566C7" w:rsidRPr="00A566C7" w14:paraId="1A7B4FF2" w14:textId="77777777" w:rsidTr="00A566C7">
        <w:trPr>
          <w:trHeight w:val="20"/>
        </w:trPr>
        <w:tc>
          <w:tcPr>
            <w:tcW w:w="2660" w:type="dxa"/>
            <w:tcBorders>
              <w:top w:val="nil"/>
              <w:left w:val="nil"/>
              <w:bottom w:val="nil"/>
              <w:right w:val="nil"/>
            </w:tcBorders>
            <w:shd w:val="clear" w:color="auto" w:fill="auto"/>
            <w:noWrap/>
            <w:vAlign w:val="bottom"/>
            <w:hideMark/>
          </w:tcPr>
          <w:p w14:paraId="44F54DEA" w14:textId="43D4A2DA" w:rsidR="00A566C7" w:rsidRPr="00A566C7" w:rsidRDefault="00A566C7" w:rsidP="00CC062B">
            <w:pPr>
              <w:spacing w:after="0" w:line="240" w:lineRule="auto"/>
              <w:rPr>
                <w:rFonts w:eastAsia="Times New Roman" w:cs="Calibri"/>
                <w:b/>
                <w:bCs/>
                <w:color w:val="000000"/>
                <w:sz w:val="20"/>
                <w:szCs w:val="20"/>
                <w:vertAlign w:val="superscript"/>
                <w:lang w:val="nl-BE" w:eastAsia="nl-BE"/>
              </w:rPr>
            </w:pPr>
            <w:r w:rsidRPr="00A566C7">
              <w:rPr>
                <w:rFonts w:eastAsia="Times New Roman" w:cs="Calibri"/>
                <w:b/>
                <w:bCs/>
                <w:color w:val="000000"/>
                <w:sz w:val="20"/>
                <w:szCs w:val="20"/>
                <w:lang w:val="nl-BE" w:eastAsia="nl-BE"/>
              </w:rPr>
              <w:t>R</w:t>
            </w:r>
            <w:r w:rsidR="00CC062B">
              <w:rPr>
                <w:rFonts w:eastAsia="Times New Roman" w:cs="Calibri"/>
                <w:b/>
                <w:bCs/>
                <w:color w:val="000000"/>
                <w:sz w:val="20"/>
                <w:szCs w:val="20"/>
                <w:lang w:val="nl-BE" w:eastAsia="nl-BE"/>
              </w:rPr>
              <w:t>²</w:t>
            </w:r>
            <w:r w:rsidR="00F579F0" w:rsidRPr="00F579F0">
              <w:rPr>
                <w:rFonts w:eastAsia="Times New Roman" w:cs="Calibri"/>
                <w:bCs/>
                <w:color w:val="000000"/>
                <w:sz w:val="20"/>
                <w:szCs w:val="20"/>
                <w:vertAlign w:val="superscript"/>
                <w:lang w:val="nl-BE" w:eastAsia="nl-BE"/>
              </w:rPr>
              <w:t>a</w:t>
            </w:r>
          </w:p>
        </w:tc>
        <w:tc>
          <w:tcPr>
            <w:tcW w:w="840" w:type="dxa"/>
            <w:tcBorders>
              <w:top w:val="nil"/>
              <w:left w:val="nil"/>
              <w:bottom w:val="nil"/>
              <w:right w:val="nil"/>
            </w:tcBorders>
            <w:shd w:val="clear" w:color="auto" w:fill="auto"/>
            <w:noWrap/>
            <w:vAlign w:val="bottom"/>
            <w:hideMark/>
          </w:tcPr>
          <w:p w14:paraId="11BADFBB" w14:textId="77777777"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0.466</w:t>
            </w:r>
          </w:p>
        </w:tc>
        <w:tc>
          <w:tcPr>
            <w:tcW w:w="840" w:type="dxa"/>
            <w:tcBorders>
              <w:top w:val="nil"/>
              <w:left w:val="nil"/>
              <w:bottom w:val="nil"/>
              <w:right w:val="nil"/>
            </w:tcBorders>
            <w:shd w:val="clear" w:color="auto" w:fill="auto"/>
            <w:noWrap/>
            <w:vAlign w:val="bottom"/>
            <w:hideMark/>
          </w:tcPr>
          <w:p w14:paraId="4925B49E" w14:textId="77777777"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0.439</w:t>
            </w:r>
          </w:p>
        </w:tc>
        <w:tc>
          <w:tcPr>
            <w:tcW w:w="840" w:type="dxa"/>
            <w:tcBorders>
              <w:top w:val="nil"/>
              <w:left w:val="nil"/>
              <w:bottom w:val="nil"/>
              <w:right w:val="nil"/>
            </w:tcBorders>
            <w:shd w:val="clear" w:color="auto" w:fill="auto"/>
            <w:noWrap/>
            <w:vAlign w:val="bottom"/>
            <w:hideMark/>
          </w:tcPr>
          <w:p w14:paraId="468EE744" w14:textId="77777777"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0.429</w:t>
            </w:r>
          </w:p>
        </w:tc>
        <w:tc>
          <w:tcPr>
            <w:tcW w:w="840" w:type="dxa"/>
            <w:tcBorders>
              <w:top w:val="nil"/>
              <w:left w:val="nil"/>
              <w:bottom w:val="nil"/>
              <w:right w:val="nil"/>
            </w:tcBorders>
            <w:shd w:val="clear" w:color="auto" w:fill="auto"/>
            <w:noWrap/>
            <w:vAlign w:val="bottom"/>
            <w:hideMark/>
          </w:tcPr>
          <w:p w14:paraId="734AFBAF" w14:textId="77777777"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0.467</w:t>
            </w:r>
          </w:p>
        </w:tc>
        <w:tc>
          <w:tcPr>
            <w:tcW w:w="840" w:type="dxa"/>
            <w:tcBorders>
              <w:top w:val="nil"/>
              <w:left w:val="nil"/>
              <w:bottom w:val="nil"/>
              <w:right w:val="nil"/>
            </w:tcBorders>
            <w:shd w:val="clear" w:color="auto" w:fill="auto"/>
            <w:noWrap/>
            <w:vAlign w:val="bottom"/>
            <w:hideMark/>
          </w:tcPr>
          <w:p w14:paraId="1EA65C91" w14:textId="77777777"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0.456</w:t>
            </w:r>
          </w:p>
        </w:tc>
        <w:tc>
          <w:tcPr>
            <w:tcW w:w="840" w:type="dxa"/>
            <w:tcBorders>
              <w:top w:val="nil"/>
              <w:left w:val="nil"/>
              <w:bottom w:val="nil"/>
              <w:right w:val="nil"/>
            </w:tcBorders>
            <w:shd w:val="clear" w:color="auto" w:fill="auto"/>
            <w:noWrap/>
            <w:vAlign w:val="bottom"/>
            <w:hideMark/>
          </w:tcPr>
          <w:p w14:paraId="6F39E10B" w14:textId="77777777"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0.517</w:t>
            </w:r>
          </w:p>
        </w:tc>
      </w:tr>
      <w:tr w:rsidR="00A566C7" w:rsidRPr="00A566C7" w14:paraId="7BEED74D" w14:textId="77777777" w:rsidTr="00A566C7">
        <w:trPr>
          <w:trHeight w:val="20"/>
        </w:trPr>
        <w:tc>
          <w:tcPr>
            <w:tcW w:w="2660" w:type="dxa"/>
            <w:tcBorders>
              <w:top w:val="nil"/>
              <w:left w:val="nil"/>
              <w:bottom w:val="nil"/>
              <w:right w:val="nil"/>
            </w:tcBorders>
            <w:shd w:val="clear" w:color="auto" w:fill="auto"/>
            <w:noWrap/>
            <w:vAlign w:val="bottom"/>
            <w:hideMark/>
          </w:tcPr>
          <w:p w14:paraId="07B6AE97" w14:textId="6B859A05" w:rsidR="00A566C7" w:rsidRPr="00A566C7" w:rsidRDefault="00A566C7" w:rsidP="00CC062B">
            <w:pPr>
              <w:spacing w:after="0" w:line="240" w:lineRule="auto"/>
              <w:rPr>
                <w:rFonts w:eastAsia="Times New Roman" w:cs="Calibri"/>
                <w:b/>
                <w:bCs/>
                <w:color w:val="000000"/>
                <w:sz w:val="20"/>
                <w:szCs w:val="20"/>
                <w:vertAlign w:val="superscript"/>
                <w:lang w:val="nl-BE" w:eastAsia="nl-BE"/>
              </w:rPr>
            </w:pPr>
            <w:r w:rsidRPr="00A566C7">
              <w:rPr>
                <w:rFonts w:eastAsia="Times New Roman" w:cs="Calibri"/>
                <w:b/>
                <w:bCs/>
                <w:color w:val="000000"/>
                <w:sz w:val="20"/>
                <w:szCs w:val="20"/>
                <w:lang w:val="nl-BE" w:eastAsia="nl-BE"/>
              </w:rPr>
              <w:t>R</w:t>
            </w:r>
            <w:r w:rsidR="00CC062B">
              <w:rPr>
                <w:rFonts w:eastAsia="Times New Roman" w:cs="Calibri"/>
                <w:b/>
                <w:bCs/>
                <w:color w:val="000000"/>
                <w:sz w:val="20"/>
                <w:szCs w:val="20"/>
                <w:lang w:val="nl-BE" w:eastAsia="nl-BE"/>
              </w:rPr>
              <w:t>²</w:t>
            </w:r>
            <w:r w:rsidRPr="00A566C7">
              <w:rPr>
                <w:rFonts w:eastAsia="Times New Roman" w:cs="Calibri"/>
                <w:b/>
                <w:bCs/>
                <w:color w:val="000000"/>
                <w:sz w:val="20"/>
                <w:szCs w:val="20"/>
                <w:lang w:val="nl-BE" w:eastAsia="nl-BE"/>
              </w:rPr>
              <w:t>(m)</w:t>
            </w:r>
            <w:r w:rsidR="00F579F0" w:rsidRPr="00F579F0">
              <w:rPr>
                <w:rFonts w:eastAsia="Times New Roman" w:cs="Calibri"/>
                <w:bCs/>
                <w:color w:val="000000"/>
                <w:sz w:val="20"/>
                <w:szCs w:val="20"/>
                <w:vertAlign w:val="superscript"/>
                <w:lang w:val="nl-BE" w:eastAsia="nl-BE"/>
              </w:rPr>
              <w:t>b</w:t>
            </w:r>
          </w:p>
        </w:tc>
        <w:tc>
          <w:tcPr>
            <w:tcW w:w="840" w:type="dxa"/>
            <w:tcBorders>
              <w:top w:val="nil"/>
              <w:left w:val="nil"/>
              <w:bottom w:val="nil"/>
              <w:right w:val="nil"/>
            </w:tcBorders>
            <w:shd w:val="clear" w:color="auto" w:fill="auto"/>
            <w:noWrap/>
            <w:vAlign w:val="bottom"/>
            <w:hideMark/>
          </w:tcPr>
          <w:p w14:paraId="065488C3" w14:textId="26A6B209"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0.12</w:t>
            </w:r>
            <w:r w:rsidR="00F579F0">
              <w:rPr>
                <w:rFonts w:eastAsia="Times New Roman" w:cs="Calibri"/>
                <w:color w:val="000000"/>
                <w:sz w:val="20"/>
                <w:szCs w:val="20"/>
                <w:lang w:val="nl-BE" w:eastAsia="nl-BE"/>
              </w:rPr>
              <w:t>0</w:t>
            </w:r>
          </w:p>
        </w:tc>
        <w:tc>
          <w:tcPr>
            <w:tcW w:w="840" w:type="dxa"/>
            <w:tcBorders>
              <w:top w:val="nil"/>
              <w:left w:val="nil"/>
              <w:bottom w:val="nil"/>
              <w:right w:val="nil"/>
            </w:tcBorders>
            <w:shd w:val="clear" w:color="auto" w:fill="auto"/>
            <w:noWrap/>
            <w:vAlign w:val="bottom"/>
            <w:hideMark/>
          </w:tcPr>
          <w:p w14:paraId="740F5344" w14:textId="3E8E0117" w:rsidR="00A566C7" w:rsidRPr="00A566C7" w:rsidRDefault="00A566C7" w:rsidP="00F579F0">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0.17</w:t>
            </w:r>
            <w:r w:rsidR="00F579F0">
              <w:rPr>
                <w:rFonts w:eastAsia="Times New Roman" w:cs="Calibri"/>
                <w:color w:val="000000"/>
                <w:sz w:val="20"/>
                <w:szCs w:val="20"/>
                <w:lang w:val="nl-BE" w:eastAsia="nl-BE"/>
              </w:rPr>
              <w:t>3</w:t>
            </w:r>
          </w:p>
        </w:tc>
        <w:tc>
          <w:tcPr>
            <w:tcW w:w="840" w:type="dxa"/>
            <w:tcBorders>
              <w:top w:val="nil"/>
              <w:left w:val="nil"/>
              <w:bottom w:val="nil"/>
              <w:right w:val="nil"/>
            </w:tcBorders>
            <w:shd w:val="clear" w:color="auto" w:fill="auto"/>
            <w:noWrap/>
            <w:vAlign w:val="bottom"/>
            <w:hideMark/>
          </w:tcPr>
          <w:p w14:paraId="0AFA3AE9" w14:textId="77777777"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0.225</w:t>
            </w:r>
          </w:p>
        </w:tc>
        <w:tc>
          <w:tcPr>
            <w:tcW w:w="840" w:type="dxa"/>
            <w:tcBorders>
              <w:top w:val="nil"/>
              <w:left w:val="nil"/>
              <w:bottom w:val="nil"/>
              <w:right w:val="nil"/>
            </w:tcBorders>
            <w:shd w:val="clear" w:color="auto" w:fill="auto"/>
            <w:noWrap/>
            <w:vAlign w:val="bottom"/>
            <w:hideMark/>
          </w:tcPr>
          <w:p w14:paraId="3CB2C301" w14:textId="77777777"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0.141</w:t>
            </w:r>
          </w:p>
        </w:tc>
        <w:tc>
          <w:tcPr>
            <w:tcW w:w="840" w:type="dxa"/>
            <w:tcBorders>
              <w:top w:val="nil"/>
              <w:left w:val="nil"/>
              <w:bottom w:val="nil"/>
              <w:right w:val="nil"/>
            </w:tcBorders>
            <w:shd w:val="clear" w:color="auto" w:fill="auto"/>
            <w:noWrap/>
            <w:vAlign w:val="bottom"/>
            <w:hideMark/>
          </w:tcPr>
          <w:p w14:paraId="30EFC658" w14:textId="77777777"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0.121</w:t>
            </w:r>
          </w:p>
        </w:tc>
        <w:tc>
          <w:tcPr>
            <w:tcW w:w="840" w:type="dxa"/>
            <w:tcBorders>
              <w:top w:val="nil"/>
              <w:left w:val="nil"/>
              <w:bottom w:val="nil"/>
              <w:right w:val="nil"/>
            </w:tcBorders>
            <w:shd w:val="clear" w:color="auto" w:fill="auto"/>
            <w:noWrap/>
            <w:vAlign w:val="bottom"/>
            <w:hideMark/>
          </w:tcPr>
          <w:p w14:paraId="7998F4A8" w14:textId="77777777"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0.178</w:t>
            </w:r>
          </w:p>
        </w:tc>
      </w:tr>
      <w:tr w:rsidR="00A566C7" w:rsidRPr="00A566C7" w14:paraId="121C70F1" w14:textId="77777777" w:rsidTr="00A566C7">
        <w:trPr>
          <w:trHeight w:val="20"/>
        </w:trPr>
        <w:tc>
          <w:tcPr>
            <w:tcW w:w="2660" w:type="dxa"/>
            <w:tcBorders>
              <w:top w:val="nil"/>
              <w:left w:val="nil"/>
              <w:bottom w:val="single" w:sz="4" w:space="0" w:color="auto"/>
              <w:right w:val="nil"/>
            </w:tcBorders>
            <w:shd w:val="clear" w:color="auto" w:fill="auto"/>
            <w:noWrap/>
            <w:vAlign w:val="bottom"/>
            <w:hideMark/>
          </w:tcPr>
          <w:p w14:paraId="14C691FF" w14:textId="7F729744" w:rsidR="00A566C7" w:rsidRPr="00A566C7" w:rsidRDefault="00A566C7" w:rsidP="00CC062B">
            <w:pPr>
              <w:spacing w:after="0" w:line="240" w:lineRule="auto"/>
              <w:rPr>
                <w:rFonts w:eastAsia="Times New Roman" w:cs="Calibri"/>
                <w:b/>
                <w:bCs/>
                <w:color w:val="000000"/>
                <w:sz w:val="20"/>
                <w:szCs w:val="20"/>
                <w:vertAlign w:val="superscript"/>
                <w:lang w:val="nl-BE" w:eastAsia="nl-BE"/>
              </w:rPr>
            </w:pPr>
            <w:r w:rsidRPr="00A566C7">
              <w:rPr>
                <w:rFonts w:eastAsia="Times New Roman" w:cs="Calibri"/>
                <w:b/>
                <w:bCs/>
                <w:color w:val="000000"/>
                <w:sz w:val="20"/>
                <w:szCs w:val="20"/>
                <w:lang w:val="nl-BE" w:eastAsia="nl-BE"/>
              </w:rPr>
              <w:t>R</w:t>
            </w:r>
            <w:r w:rsidR="00CC062B">
              <w:rPr>
                <w:rFonts w:eastAsia="Times New Roman" w:cs="Calibri"/>
                <w:b/>
                <w:bCs/>
                <w:color w:val="000000"/>
                <w:sz w:val="20"/>
                <w:szCs w:val="20"/>
                <w:lang w:val="nl-BE" w:eastAsia="nl-BE"/>
              </w:rPr>
              <w:t>²</w:t>
            </w:r>
            <w:r w:rsidRPr="00A566C7">
              <w:rPr>
                <w:rFonts w:eastAsia="Times New Roman" w:cs="Calibri"/>
                <w:b/>
                <w:bCs/>
                <w:color w:val="000000"/>
                <w:sz w:val="20"/>
                <w:szCs w:val="20"/>
                <w:lang w:val="nl-BE" w:eastAsia="nl-BE"/>
              </w:rPr>
              <w:t>(c)</w:t>
            </w:r>
            <w:r w:rsidR="00F579F0" w:rsidRPr="00F579F0">
              <w:rPr>
                <w:rFonts w:eastAsia="Times New Roman" w:cs="Calibri"/>
                <w:bCs/>
                <w:color w:val="000000"/>
                <w:sz w:val="20"/>
                <w:szCs w:val="20"/>
                <w:vertAlign w:val="superscript"/>
                <w:lang w:val="nl-BE" w:eastAsia="nl-BE"/>
              </w:rPr>
              <w:t>c</w:t>
            </w:r>
          </w:p>
        </w:tc>
        <w:tc>
          <w:tcPr>
            <w:tcW w:w="840" w:type="dxa"/>
            <w:tcBorders>
              <w:top w:val="nil"/>
              <w:left w:val="nil"/>
              <w:bottom w:val="single" w:sz="4" w:space="0" w:color="auto"/>
              <w:right w:val="nil"/>
            </w:tcBorders>
            <w:shd w:val="clear" w:color="auto" w:fill="auto"/>
            <w:noWrap/>
            <w:vAlign w:val="bottom"/>
            <w:hideMark/>
          </w:tcPr>
          <w:p w14:paraId="20DBA234" w14:textId="77777777"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0.957</w:t>
            </w:r>
          </w:p>
        </w:tc>
        <w:tc>
          <w:tcPr>
            <w:tcW w:w="840" w:type="dxa"/>
            <w:tcBorders>
              <w:top w:val="nil"/>
              <w:left w:val="nil"/>
              <w:bottom w:val="single" w:sz="4" w:space="0" w:color="auto"/>
              <w:right w:val="nil"/>
            </w:tcBorders>
            <w:shd w:val="clear" w:color="auto" w:fill="auto"/>
            <w:noWrap/>
            <w:vAlign w:val="bottom"/>
            <w:hideMark/>
          </w:tcPr>
          <w:p w14:paraId="24EA7212" w14:textId="77777777"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0.928</w:t>
            </w:r>
          </w:p>
        </w:tc>
        <w:tc>
          <w:tcPr>
            <w:tcW w:w="840" w:type="dxa"/>
            <w:tcBorders>
              <w:top w:val="nil"/>
              <w:left w:val="nil"/>
              <w:bottom w:val="single" w:sz="4" w:space="0" w:color="auto"/>
              <w:right w:val="nil"/>
            </w:tcBorders>
            <w:shd w:val="clear" w:color="auto" w:fill="auto"/>
            <w:noWrap/>
            <w:vAlign w:val="bottom"/>
            <w:hideMark/>
          </w:tcPr>
          <w:p w14:paraId="5126D376" w14:textId="60290FC4"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0.91</w:t>
            </w:r>
            <w:r w:rsidR="00971723">
              <w:rPr>
                <w:rFonts w:eastAsia="Times New Roman" w:cs="Calibri"/>
                <w:color w:val="000000"/>
                <w:sz w:val="20"/>
                <w:szCs w:val="20"/>
                <w:lang w:val="nl-BE" w:eastAsia="nl-BE"/>
              </w:rPr>
              <w:t>0</w:t>
            </w:r>
          </w:p>
        </w:tc>
        <w:tc>
          <w:tcPr>
            <w:tcW w:w="840" w:type="dxa"/>
            <w:tcBorders>
              <w:top w:val="nil"/>
              <w:left w:val="nil"/>
              <w:bottom w:val="single" w:sz="4" w:space="0" w:color="auto"/>
              <w:right w:val="nil"/>
            </w:tcBorders>
            <w:shd w:val="clear" w:color="auto" w:fill="auto"/>
            <w:noWrap/>
            <w:vAlign w:val="bottom"/>
            <w:hideMark/>
          </w:tcPr>
          <w:p w14:paraId="598B352D" w14:textId="77777777"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0.949</w:t>
            </w:r>
          </w:p>
        </w:tc>
        <w:tc>
          <w:tcPr>
            <w:tcW w:w="840" w:type="dxa"/>
            <w:tcBorders>
              <w:top w:val="nil"/>
              <w:left w:val="nil"/>
              <w:bottom w:val="single" w:sz="4" w:space="0" w:color="auto"/>
              <w:right w:val="nil"/>
            </w:tcBorders>
            <w:shd w:val="clear" w:color="auto" w:fill="auto"/>
            <w:noWrap/>
            <w:vAlign w:val="bottom"/>
            <w:hideMark/>
          </w:tcPr>
          <w:p w14:paraId="4C83DAFC" w14:textId="77777777"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0.956</w:t>
            </w:r>
          </w:p>
        </w:tc>
        <w:tc>
          <w:tcPr>
            <w:tcW w:w="840" w:type="dxa"/>
            <w:tcBorders>
              <w:top w:val="nil"/>
              <w:left w:val="nil"/>
              <w:bottom w:val="single" w:sz="4" w:space="0" w:color="auto"/>
              <w:right w:val="nil"/>
            </w:tcBorders>
            <w:shd w:val="clear" w:color="auto" w:fill="auto"/>
            <w:noWrap/>
            <w:vAlign w:val="bottom"/>
            <w:hideMark/>
          </w:tcPr>
          <w:p w14:paraId="7974D501" w14:textId="77777777"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0.946</w:t>
            </w:r>
          </w:p>
        </w:tc>
      </w:tr>
      <w:tr w:rsidR="00A566C7" w:rsidRPr="00A566C7" w14:paraId="13A540AB" w14:textId="77777777" w:rsidTr="00A566C7">
        <w:trPr>
          <w:trHeight w:val="20"/>
        </w:trPr>
        <w:tc>
          <w:tcPr>
            <w:tcW w:w="2660" w:type="dxa"/>
            <w:tcBorders>
              <w:top w:val="nil"/>
              <w:left w:val="nil"/>
              <w:bottom w:val="nil"/>
              <w:right w:val="nil"/>
            </w:tcBorders>
            <w:shd w:val="clear" w:color="auto" w:fill="auto"/>
            <w:noWrap/>
            <w:vAlign w:val="bottom"/>
            <w:hideMark/>
          </w:tcPr>
          <w:p w14:paraId="68257E7A" w14:textId="77777777" w:rsidR="00A566C7" w:rsidRPr="00A566C7" w:rsidRDefault="00A566C7" w:rsidP="00A566C7">
            <w:pPr>
              <w:spacing w:after="0" w:line="240" w:lineRule="auto"/>
              <w:rPr>
                <w:rFonts w:eastAsia="Times New Roman" w:cs="Calibri"/>
                <w:b/>
                <w:bCs/>
                <w:color w:val="000000"/>
                <w:sz w:val="20"/>
                <w:szCs w:val="20"/>
                <w:lang w:val="nl-BE" w:eastAsia="nl-BE"/>
              </w:rPr>
            </w:pPr>
            <w:proofErr w:type="spellStart"/>
            <w:r w:rsidRPr="00A566C7">
              <w:rPr>
                <w:rFonts w:eastAsia="Times New Roman" w:cs="Calibri"/>
                <w:b/>
                <w:bCs/>
                <w:color w:val="000000"/>
                <w:sz w:val="20"/>
                <w:szCs w:val="20"/>
                <w:lang w:val="nl-BE" w:eastAsia="nl-BE"/>
              </w:rPr>
              <w:t>Wald</w:t>
            </w:r>
            <w:proofErr w:type="spellEnd"/>
            <w:r w:rsidRPr="00A566C7">
              <w:rPr>
                <w:rFonts w:eastAsia="Times New Roman" w:cs="Calibri"/>
                <w:b/>
                <w:bCs/>
                <w:color w:val="000000"/>
                <w:sz w:val="20"/>
                <w:szCs w:val="20"/>
                <w:lang w:val="nl-BE" w:eastAsia="nl-BE"/>
              </w:rPr>
              <w:t xml:space="preserve"> test </w:t>
            </w:r>
            <w:r w:rsidRPr="00A566C7">
              <w:rPr>
                <w:rFonts w:eastAsia="Times New Roman" w:cs="Calibri"/>
                <w:b/>
                <w:bCs/>
                <w:i/>
                <w:iCs/>
                <w:color w:val="000000"/>
                <w:sz w:val="20"/>
                <w:szCs w:val="20"/>
                <w:lang w:val="nl-BE" w:eastAsia="nl-BE"/>
              </w:rPr>
              <w:t>P</w:t>
            </w:r>
            <w:r w:rsidRPr="00A566C7">
              <w:rPr>
                <w:rFonts w:eastAsia="Times New Roman" w:cs="Calibri"/>
                <w:b/>
                <w:bCs/>
                <w:color w:val="000000"/>
                <w:sz w:val="20"/>
                <w:szCs w:val="20"/>
                <w:lang w:val="nl-BE" w:eastAsia="nl-BE"/>
              </w:rPr>
              <w:t>-</w:t>
            </w:r>
            <w:proofErr w:type="spellStart"/>
            <w:r w:rsidRPr="00A566C7">
              <w:rPr>
                <w:rFonts w:eastAsia="Times New Roman" w:cs="Calibri"/>
                <w:b/>
                <w:bCs/>
                <w:color w:val="000000"/>
                <w:sz w:val="20"/>
                <w:szCs w:val="20"/>
                <w:lang w:val="nl-BE" w:eastAsia="nl-BE"/>
              </w:rPr>
              <w:t>values</w:t>
            </w:r>
            <w:proofErr w:type="spellEnd"/>
          </w:p>
        </w:tc>
        <w:tc>
          <w:tcPr>
            <w:tcW w:w="840" w:type="dxa"/>
            <w:tcBorders>
              <w:top w:val="nil"/>
              <w:left w:val="nil"/>
              <w:bottom w:val="nil"/>
              <w:right w:val="nil"/>
            </w:tcBorders>
            <w:shd w:val="clear" w:color="auto" w:fill="auto"/>
            <w:noWrap/>
            <w:vAlign w:val="bottom"/>
            <w:hideMark/>
          </w:tcPr>
          <w:p w14:paraId="0171FF9E" w14:textId="77777777" w:rsidR="00A566C7" w:rsidRPr="00A566C7" w:rsidRDefault="00A566C7" w:rsidP="00A566C7">
            <w:pPr>
              <w:spacing w:after="0" w:line="240" w:lineRule="auto"/>
              <w:rPr>
                <w:rFonts w:eastAsia="Times New Roman" w:cs="Calibri"/>
                <w:b/>
                <w:bCs/>
                <w:color w:val="000000"/>
                <w:sz w:val="20"/>
                <w:szCs w:val="20"/>
                <w:lang w:val="nl-BE" w:eastAsia="nl-BE"/>
              </w:rPr>
            </w:pPr>
          </w:p>
        </w:tc>
        <w:tc>
          <w:tcPr>
            <w:tcW w:w="840" w:type="dxa"/>
            <w:tcBorders>
              <w:top w:val="nil"/>
              <w:left w:val="nil"/>
              <w:bottom w:val="nil"/>
              <w:right w:val="nil"/>
            </w:tcBorders>
            <w:shd w:val="clear" w:color="auto" w:fill="auto"/>
            <w:noWrap/>
            <w:vAlign w:val="bottom"/>
            <w:hideMark/>
          </w:tcPr>
          <w:p w14:paraId="0D67F617" w14:textId="77777777" w:rsidR="00A566C7" w:rsidRPr="00A566C7" w:rsidRDefault="00A566C7" w:rsidP="00A566C7">
            <w:pPr>
              <w:spacing w:after="0" w:line="240" w:lineRule="auto"/>
              <w:jc w:val="center"/>
              <w:rPr>
                <w:rFonts w:ascii="Times New Roman" w:eastAsia="Times New Roman" w:hAnsi="Times New Roman" w:cs="Times New Roman"/>
                <w:sz w:val="20"/>
                <w:szCs w:val="20"/>
                <w:lang w:val="nl-BE" w:eastAsia="nl-BE"/>
              </w:rPr>
            </w:pPr>
          </w:p>
        </w:tc>
        <w:tc>
          <w:tcPr>
            <w:tcW w:w="840" w:type="dxa"/>
            <w:tcBorders>
              <w:top w:val="nil"/>
              <w:left w:val="nil"/>
              <w:bottom w:val="nil"/>
              <w:right w:val="nil"/>
            </w:tcBorders>
            <w:shd w:val="clear" w:color="auto" w:fill="auto"/>
            <w:noWrap/>
            <w:vAlign w:val="bottom"/>
            <w:hideMark/>
          </w:tcPr>
          <w:p w14:paraId="685891D8" w14:textId="77777777" w:rsidR="00A566C7" w:rsidRPr="00A566C7" w:rsidRDefault="00A566C7" w:rsidP="00A566C7">
            <w:pPr>
              <w:spacing w:after="0" w:line="240" w:lineRule="auto"/>
              <w:jc w:val="center"/>
              <w:rPr>
                <w:rFonts w:ascii="Times New Roman" w:eastAsia="Times New Roman" w:hAnsi="Times New Roman" w:cs="Times New Roman"/>
                <w:sz w:val="20"/>
                <w:szCs w:val="20"/>
                <w:lang w:val="nl-BE" w:eastAsia="nl-BE"/>
              </w:rPr>
            </w:pPr>
          </w:p>
        </w:tc>
        <w:tc>
          <w:tcPr>
            <w:tcW w:w="840" w:type="dxa"/>
            <w:tcBorders>
              <w:top w:val="nil"/>
              <w:left w:val="nil"/>
              <w:bottom w:val="nil"/>
              <w:right w:val="nil"/>
            </w:tcBorders>
            <w:shd w:val="clear" w:color="auto" w:fill="auto"/>
            <w:noWrap/>
            <w:vAlign w:val="bottom"/>
            <w:hideMark/>
          </w:tcPr>
          <w:p w14:paraId="28DFE75F" w14:textId="77777777" w:rsidR="00A566C7" w:rsidRPr="00A566C7" w:rsidRDefault="00A566C7" w:rsidP="00A566C7">
            <w:pPr>
              <w:spacing w:after="0" w:line="240" w:lineRule="auto"/>
              <w:jc w:val="center"/>
              <w:rPr>
                <w:rFonts w:ascii="Times New Roman" w:eastAsia="Times New Roman" w:hAnsi="Times New Roman" w:cs="Times New Roman"/>
                <w:sz w:val="20"/>
                <w:szCs w:val="20"/>
                <w:lang w:val="nl-BE" w:eastAsia="nl-BE"/>
              </w:rPr>
            </w:pPr>
          </w:p>
        </w:tc>
        <w:tc>
          <w:tcPr>
            <w:tcW w:w="840" w:type="dxa"/>
            <w:tcBorders>
              <w:top w:val="nil"/>
              <w:left w:val="nil"/>
              <w:bottom w:val="nil"/>
              <w:right w:val="nil"/>
            </w:tcBorders>
            <w:shd w:val="clear" w:color="auto" w:fill="auto"/>
            <w:noWrap/>
            <w:vAlign w:val="bottom"/>
            <w:hideMark/>
          </w:tcPr>
          <w:p w14:paraId="30BBE5DA" w14:textId="77777777" w:rsidR="00A566C7" w:rsidRPr="00A566C7" w:rsidRDefault="00A566C7" w:rsidP="00A566C7">
            <w:pPr>
              <w:spacing w:after="0" w:line="240" w:lineRule="auto"/>
              <w:jc w:val="center"/>
              <w:rPr>
                <w:rFonts w:ascii="Times New Roman" w:eastAsia="Times New Roman" w:hAnsi="Times New Roman" w:cs="Times New Roman"/>
                <w:sz w:val="20"/>
                <w:szCs w:val="20"/>
                <w:lang w:val="nl-BE" w:eastAsia="nl-BE"/>
              </w:rPr>
            </w:pPr>
          </w:p>
        </w:tc>
        <w:tc>
          <w:tcPr>
            <w:tcW w:w="840" w:type="dxa"/>
            <w:tcBorders>
              <w:top w:val="nil"/>
              <w:left w:val="nil"/>
              <w:bottom w:val="nil"/>
              <w:right w:val="nil"/>
            </w:tcBorders>
            <w:shd w:val="clear" w:color="auto" w:fill="auto"/>
            <w:noWrap/>
            <w:vAlign w:val="bottom"/>
            <w:hideMark/>
          </w:tcPr>
          <w:p w14:paraId="336DBAD5" w14:textId="77777777" w:rsidR="00A566C7" w:rsidRPr="00A566C7" w:rsidRDefault="00A566C7" w:rsidP="00A566C7">
            <w:pPr>
              <w:spacing w:after="0" w:line="240" w:lineRule="auto"/>
              <w:jc w:val="center"/>
              <w:rPr>
                <w:rFonts w:ascii="Times New Roman" w:eastAsia="Times New Roman" w:hAnsi="Times New Roman" w:cs="Times New Roman"/>
                <w:sz w:val="20"/>
                <w:szCs w:val="20"/>
                <w:lang w:val="nl-BE" w:eastAsia="nl-BE"/>
              </w:rPr>
            </w:pPr>
          </w:p>
        </w:tc>
      </w:tr>
      <w:tr w:rsidR="00971723" w:rsidRPr="00A566C7" w14:paraId="3FDBAD7F" w14:textId="77777777" w:rsidTr="00A566C7">
        <w:trPr>
          <w:trHeight w:val="20"/>
        </w:trPr>
        <w:tc>
          <w:tcPr>
            <w:tcW w:w="2660" w:type="dxa"/>
            <w:tcBorders>
              <w:top w:val="nil"/>
              <w:left w:val="nil"/>
              <w:bottom w:val="nil"/>
              <w:right w:val="nil"/>
            </w:tcBorders>
            <w:shd w:val="clear" w:color="auto" w:fill="auto"/>
            <w:noWrap/>
            <w:vAlign w:val="bottom"/>
            <w:hideMark/>
          </w:tcPr>
          <w:p w14:paraId="45AE97F1" w14:textId="77777777" w:rsidR="00971723" w:rsidRPr="00A566C7" w:rsidRDefault="00971723" w:rsidP="00971723">
            <w:pPr>
              <w:spacing w:after="0" w:line="240" w:lineRule="auto"/>
              <w:jc w:val="right"/>
              <w:rPr>
                <w:rFonts w:eastAsia="Times New Roman" w:cs="Calibri"/>
                <w:b/>
                <w:bCs/>
                <w:color w:val="000000"/>
                <w:sz w:val="20"/>
                <w:szCs w:val="20"/>
                <w:lang w:val="nl-BE" w:eastAsia="nl-BE"/>
              </w:rPr>
            </w:pPr>
            <w:proofErr w:type="spellStart"/>
            <w:r w:rsidRPr="00A566C7">
              <w:rPr>
                <w:rFonts w:eastAsia="Times New Roman" w:cs="Calibri"/>
                <w:b/>
                <w:bCs/>
                <w:color w:val="000000"/>
                <w:sz w:val="20"/>
                <w:szCs w:val="20"/>
                <w:lang w:val="nl-BE" w:eastAsia="nl-BE"/>
              </w:rPr>
              <w:t>Intercept</w:t>
            </w:r>
            <w:proofErr w:type="spellEnd"/>
          </w:p>
        </w:tc>
        <w:tc>
          <w:tcPr>
            <w:tcW w:w="840" w:type="dxa"/>
            <w:tcBorders>
              <w:top w:val="nil"/>
              <w:left w:val="nil"/>
              <w:bottom w:val="nil"/>
              <w:right w:val="nil"/>
            </w:tcBorders>
            <w:shd w:val="clear" w:color="auto" w:fill="auto"/>
            <w:noWrap/>
            <w:vAlign w:val="bottom"/>
            <w:hideMark/>
          </w:tcPr>
          <w:p w14:paraId="5607DEC0" w14:textId="7070C4CA" w:rsidR="00971723" w:rsidRPr="00A566C7" w:rsidRDefault="00971723" w:rsidP="00971723">
            <w:pPr>
              <w:spacing w:after="0" w:line="240" w:lineRule="auto"/>
              <w:jc w:val="center"/>
              <w:rPr>
                <w:rFonts w:eastAsia="Times New Roman" w:cs="Calibri"/>
                <w:color w:val="000000"/>
                <w:sz w:val="20"/>
                <w:szCs w:val="20"/>
                <w:lang w:val="nl-BE" w:eastAsia="nl-BE"/>
              </w:rPr>
            </w:pPr>
            <w:r>
              <w:rPr>
                <w:rFonts w:cs="Calibri"/>
                <w:color w:val="000000"/>
                <w:sz w:val="20"/>
                <w:szCs w:val="20"/>
              </w:rPr>
              <w:t>0.053</w:t>
            </w:r>
          </w:p>
        </w:tc>
        <w:tc>
          <w:tcPr>
            <w:tcW w:w="840" w:type="dxa"/>
            <w:tcBorders>
              <w:top w:val="nil"/>
              <w:left w:val="nil"/>
              <w:bottom w:val="nil"/>
              <w:right w:val="nil"/>
            </w:tcBorders>
            <w:shd w:val="clear" w:color="auto" w:fill="auto"/>
            <w:noWrap/>
            <w:vAlign w:val="bottom"/>
            <w:hideMark/>
          </w:tcPr>
          <w:p w14:paraId="06F962AA" w14:textId="29EFF17B" w:rsidR="00971723" w:rsidRPr="00A566C7" w:rsidRDefault="00971723" w:rsidP="00971723">
            <w:pPr>
              <w:spacing w:after="0" w:line="240" w:lineRule="auto"/>
              <w:jc w:val="center"/>
              <w:rPr>
                <w:rFonts w:eastAsia="Times New Roman" w:cs="Calibri"/>
                <w:i/>
                <w:iCs/>
                <w:color w:val="000000"/>
                <w:sz w:val="20"/>
                <w:szCs w:val="20"/>
                <w:lang w:val="nl-BE" w:eastAsia="nl-BE"/>
              </w:rPr>
            </w:pPr>
            <w:r>
              <w:rPr>
                <w:rFonts w:cs="Calibri"/>
                <w:i/>
                <w:iCs/>
                <w:color w:val="000000"/>
                <w:sz w:val="20"/>
                <w:szCs w:val="20"/>
              </w:rPr>
              <w:t>&lt;0.001</w:t>
            </w:r>
          </w:p>
        </w:tc>
        <w:tc>
          <w:tcPr>
            <w:tcW w:w="840" w:type="dxa"/>
            <w:tcBorders>
              <w:top w:val="nil"/>
              <w:left w:val="nil"/>
              <w:bottom w:val="nil"/>
              <w:right w:val="nil"/>
            </w:tcBorders>
            <w:shd w:val="clear" w:color="auto" w:fill="auto"/>
            <w:noWrap/>
            <w:vAlign w:val="bottom"/>
            <w:hideMark/>
          </w:tcPr>
          <w:p w14:paraId="284AD15A" w14:textId="7A3A75F6" w:rsidR="00971723" w:rsidRPr="00A566C7" w:rsidRDefault="00971723" w:rsidP="00971723">
            <w:pPr>
              <w:spacing w:after="0" w:line="240" w:lineRule="auto"/>
              <w:jc w:val="center"/>
              <w:rPr>
                <w:rFonts w:eastAsia="Times New Roman" w:cs="Calibri"/>
                <w:color w:val="000000"/>
                <w:sz w:val="20"/>
                <w:szCs w:val="20"/>
                <w:lang w:val="nl-BE" w:eastAsia="nl-BE"/>
              </w:rPr>
            </w:pPr>
            <w:r>
              <w:rPr>
                <w:rFonts w:cs="Calibri"/>
                <w:color w:val="000000"/>
                <w:sz w:val="20"/>
                <w:szCs w:val="20"/>
              </w:rPr>
              <w:t>0.214</w:t>
            </w:r>
          </w:p>
        </w:tc>
        <w:tc>
          <w:tcPr>
            <w:tcW w:w="840" w:type="dxa"/>
            <w:tcBorders>
              <w:top w:val="nil"/>
              <w:left w:val="nil"/>
              <w:bottom w:val="nil"/>
              <w:right w:val="nil"/>
            </w:tcBorders>
            <w:shd w:val="clear" w:color="auto" w:fill="auto"/>
            <w:noWrap/>
            <w:vAlign w:val="bottom"/>
            <w:hideMark/>
          </w:tcPr>
          <w:p w14:paraId="594E2902" w14:textId="4F129040" w:rsidR="00971723" w:rsidRPr="00A566C7" w:rsidRDefault="00971723" w:rsidP="00971723">
            <w:pPr>
              <w:spacing w:after="0" w:line="240" w:lineRule="auto"/>
              <w:jc w:val="center"/>
              <w:rPr>
                <w:rFonts w:eastAsia="Times New Roman" w:cs="Calibri"/>
                <w:color w:val="000000"/>
                <w:sz w:val="20"/>
                <w:szCs w:val="20"/>
                <w:lang w:val="nl-BE" w:eastAsia="nl-BE"/>
              </w:rPr>
            </w:pPr>
            <w:r>
              <w:rPr>
                <w:rFonts w:cs="Calibri"/>
                <w:color w:val="000000"/>
                <w:sz w:val="20"/>
                <w:szCs w:val="20"/>
              </w:rPr>
              <w:t>0.993</w:t>
            </w:r>
          </w:p>
        </w:tc>
        <w:tc>
          <w:tcPr>
            <w:tcW w:w="840" w:type="dxa"/>
            <w:tcBorders>
              <w:top w:val="nil"/>
              <w:left w:val="nil"/>
              <w:bottom w:val="nil"/>
              <w:right w:val="nil"/>
            </w:tcBorders>
            <w:shd w:val="clear" w:color="auto" w:fill="auto"/>
            <w:noWrap/>
            <w:vAlign w:val="bottom"/>
            <w:hideMark/>
          </w:tcPr>
          <w:p w14:paraId="26881E39" w14:textId="01563BBB" w:rsidR="00971723" w:rsidRPr="00A566C7" w:rsidRDefault="00971723" w:rsidP="00971723">
            <w:pPr>
              <w:spacing w:after="0" w:line="240" w:lineRule="auto"/>
              <w:jc w:val="center"/>
              <w:rPr>
                <w:rFonts w:eastAsia="Times New Roman" w:cs="Calibri"/>
                <w:i/>
                <w:iCs/>
                <w:color w:val="000000"/>
                <w:sz w:val="20"/>
                <w:szCs w:val="20"/>
                <w:lang w:val="nl-BE" w:eastAsia="nl-BE"/>
              </w:rPr>
            </w:pPr>
            <w:r>
              <w:rPr>
                <w:rFonts w:cs="Calibri"/>
                <w:i/>
                <w:iCs/>
                <w:color w:val="000000"/>
                <w:sz w:val="20"/>
                <w:szCs w:val="20"/>
              </w:rPr>
              <w:t>&lt;0.001</w:t>
            </w:r>
          </w:p>
        </w:tc>
        <w:tc>
          <w:tcPr>
            <w:tcW w:w="840" w:type="dxa"/>
            <w:tcBorders>
              <w:top w:val="nil"/>
              <w:left w:val="nil"/>
              <w:bottom w:val="nil"/>
              <w:right w:val="nil"/>
            </w:tcBorders>
            <w:shd w:val="clear" w:color="auto" w:fill="auto"/>
            <w:noWrap/>
            <w:vAlign w:val="bottom"/>
            <w:hideMark/>
          </w:tcPr>
          <w:p w14:paraId="4EFC4B25" w14:textId="3D3CD15D" w:rsidR="00971723" w:rsidRPr="00A566C7" w:rsidRDefault="00971723" w:rsidP="00971723">
            <w:pPr>
              <w:spacing w:after="0" w:line="240" w:lineRule="auto"/>
              <w:jc w:val="center"/>
              <w:rPr>
                <w:rFonts w:eastAsia="Times New Roman" w:cs="Calibri"/>
                <w:i/>
                <w:iCs/>
                <w:color w:val="000000"/>
                <w:sz w:val="20"/>
                <w:szCs w:val="20"/>
                <w:lang w:val="nl-BE" w:eastAsia="nl-BE"/>
              </w:rPr>
            </w:pPr>
            <w:r>
              <w:rPr>
                <w:rFonts w:cs="Calibri"/>
                <w:i/>
                <w:iCs/>
                <w:color w:val="000000"/>
                <w:sz w:val="20"/>
                <w:szCs w:val="20"/>
              </w:rPr>
              <w:t>&lt;0.001</w:t>
            </w:r>
          </w:p>
        </w:tc>
      </w:tr>
      <w:tr w:rsidR="00A566C7" w:rsidRPr="00A566C7" w14:paraId="737455D7" w14:textId="77777777" w:rsidTr="00A566C7">
        <w:trPr>
          <w:trHeight w:val="20"/>
        </w:trPr>
        <w:tc>
          <w:tcPr>
            <w:tcW w:w="2660" w:type="dxa"/>
            <w:tcBorders>
              <w:top w:val="nil"/>
              <w:left w:val="nil"/>
              <w:bottom w:val="nil"/>
              <w:right w:val="nil"/>
            </w:tcBorders>
            <w:shd w:val="clear" w:color="auto" w:fill="auto"/>
            <w:noWrap/>
            <w:vAlign w:val="bottom"/>
            <w:hideMark/>
          </w:tcPr>
          <w:p w14:paraId="699BBFEB" w14:textId="77777777" w:rsidR="00A566C7" w:rsidRPr="00A566C7" w:rsidRDefault="00A566C7" w:rsidP="00A566C7">
            <w:pPr>
              <w:spacing w:after="0" w:line="240" w:lineRule="auto"/>
              <w:jc w:val="right"/>
              <w:rPr>
                <w:rFonts w:eastAsia="Times New Roman" w:cs="Calibri"/>
                <w:b/>
                <w:bCs/>
                <w:color w:val="000000"/>
                <w:sz w:val="20"/>
                <w:szCs w:val="20"/>
                <w:lang w:val="nl-BE" w:eastAsia="nl-BE"/>
              </w:rPr>
            </w:pPr>
            <w:r w:rsidRPr="00A566C7">
              <w:rPr>
                <w:rFonts w:eastAsia="Times New Roman" w:cs="Calibri"/>
                <w:b/>
                <w:bCs/>
                <w:color w:val="000000"/>
                <w:sz w:val="20"/>
                <w:szCs w:val="20"/>
                <w:lang w:val="nl-BE" w:eastAsia="nl-BE"/>
              </w:rPr>
              <w:t>LS</w:t>
            </w:r>
          </w:p>
        </w:tc>
        <w:tc>
          <w:tcPr>
            <w:tcW w:w="840" w:type="dxa"/>
            <w:tcBorders>
              <w:top w:val="nil"/>
              <w:left w:val="nil"/>
              <w:bottom w:val="nil"/>
              <w:right w:val="nil"/>
            </w:tcBorders>
            <w:shd w:val="clear" w:color="auto" w:fill="auto"/>
            <w:noWrap/>
            <w:vAlign w:val="bottom"/>
            <w:hideMark/>
          </w:tcPr>
          <w:p w14:paraId="171E91F6"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0AD239F3"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3E05DFDE"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026A1128"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3A20E647"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1B2EF4DC"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r>
      <w:tr w:rsidR="00971723" w:rsidRPr="00A566C7" w14:paraId="50D9F62F" w14:textId="77777777" w:rsidTr="00A566C7">
        <w:trPr>
          <w:trHeight w:val="20"/>
        </w:trPr>
        <w:tc>
          <w:tcPr>
            <w:tcW w:w="2660" w:type="dxa"/>
            <w:tcBorders>
              <w:top w:val="nil"/>
              <w:left w:val="nil"/>
              <w:bottom w:val="nil"/>
              <w:right w:val="nil"/>
            </w:tcBorders>
            <w:shd w:val="clear" w:color="auto" w:fill="auto"/>
            <w:noWrap/>
            <w:vAlign w:val="bottom"/>
            <w:hideMark/>
          </w:tcPr>
          <w:p w14:paraId="510E029B" w14:textId="1F35071B" w:rsidR="00971723" w:rsidRPr="00A566C7" w:rsidRDefault="00971723" w:rsidP="00A566C7">
            <w:pPr>
              <w:spacing w:after="0" w:line="240" w:lineRule="auto"/>
              <w:jc w:val="right"/>
              <w:rPr>
                <w:rFonts w:eastAsia="Times New Roman" w:cs="Calibri"/>
                <w:b/>
                <w:bCs/>
                <w:color w:val="000000"/>
                <w:sz w:val="20"/>
                <w:szCs w:val="20"/>
                <w:lang w:val="nl-BE" w:eastAsia="nl-BE"/>
              </w:rPr>
            </w:pPr>
            <w:proofErr w:type="spellStart"/>
            <w:r w:rsidRPr="00A566C7">
              <w:rPr>
                <w:rFonts w:eastAsia="Times New Roman" w:cs="Calibri"/>
                <w:b/>
                <w:bCs/>
                <w:color w:val="000000"/>
                <w:sz w:val="20"/>
                <w:szCs w:val="20"/>
                <w:lang w:val="nl-BE" w:eastAsia="nl-BE"/>
              </w:rPr>
              <w:t>Year</w:t>
            </w:r>
            <w:proofErr w:type="spellEnd"/>
          </w:p>
        </w:tc>
        <w:tc>
          <w:tcPr>
            <w:tcW w:w="840" w:type="dxa"/>
            <w:tcBorders>
              <w:top w:val="nil"/>
              <w:left w:val="nil"/>
              <w:bottom w:val="nil"/>
              <w:right w:val="nil"/>
            </w:tcBorders>
            <w:shd w:val="clear" w:color="auto" w:fill="auto"/>
            <w:noWrap/>
            <w:vAlign w:val="bottom"/>
            <w:hideMark/>
          </w:tcPr>
          <w:p w14:paraId="2186C48F" w14:textId="4D9695B5" w:rsidR="00971723" w:rsidRPr="00A566C7" w:rsidRDefault="00971723" w:rsidP="00A566C7">
            <w:pPr>
              <w:spacing w:after="0" w:line="240" w:lineRule="auto"/>
              <w:jc w:val="center"/>
              <w:rPr>
                <w:rFonts w:eastAsia="Times New Roman" w:cs="Calibri"/>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4A2F6A08" w14:textId="299BCDBD" w:rsidR="00971723" w:rsidRPr="00A566C7" w:rsidRDefault="00971723" w:rsidP="00A566C7">
            <w:pPr>
              <w:spacing w:after="0" w:line="240" w:lineRule="auto"/>
              <w:jc w:val="center"/>
              <w:rPr>
                <w:rFonts w:eastAsia="Times New Roman" w:cs="Calibri"/>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180384B5" w14:textId="368F9C1C" w:rsidR="00971723" w:rsidRPr="00A566C7" w:rsidRDefault="00971723" w:rsidP="00A566C7">
            <w:pPr>
              <w:spacing w:after="0" w:line="240" w:lineRule="auto"/>
              <w:jc w:val="center"/>
              <w:rPr>
                <w:rFonts w:eastAsia="Times New Roman" w:cs="Calibri"/>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5A06D863" w14:textId="36F473C8" w:rsidR="00971723" w:rsidRPr="00A566C7" w:rsidRDefault="00971723" w:rsidP="00A566C7">
            <w:pPr>
              <w:spacing w:after="0" w:line="240" w:lineRule="auto"/>
              <w:jc w:val="center"/>
              <w:rPr>
                <w:rFonts w:eastAsia="Times New Roman" w:cs="Calibri"/>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53A8367D" w14:textId="41506791" w:rsidR="00971723" w:rsidRPr="00A566C7" w:rsidRDefault="00971723" w:rsidP="00A566C7">
            <w:pPr>
              <w:spacing w:after="0" w:line="240" w:lineRule="auto"/>
              <w:jc w:val="center"/>
              <w:rPr>
                <w:rFonts w:eastAsia="Times New Roman" w:cs="Calibri"/>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773F4228" w14:textId="15ABFE70" w:rsidR="00971723" w:rsidRPr="00A566C7" w:rsidRDefault="00971723" w:rsidP="00A566C7">
            <w:pPr>
              <w:spacing w:after="0" w:line="240" w:lineRule="auto"/>
              <w:jc w:val="center"/>
              <w:rPr>
                <w:rFonts w:eastAsia="Times New Roman" w:cs="Calibri"/>
                <w:color w:val="000000"/>
                <w:sz w:val="20"/>
                <w:szCs w:val="20"/>
                <w:lang w:val="nl-BE" w:eastAsia="nl-BE"/>
              </w:rPr>
            </w:pPr>
            <w:r w:rsidRPr="00A566C7">
              <w:rPr>
                <w:rFonts w:eastAsia="Times New Roman" w:cs="Calibri"/>
                <w:i/>
                <w:iCs/>
                <w:color w:val="000000"/>
                <w:sz w:val="20"/>
                <w:szCs w:val="20"/>
                <w:lang w:val="nl-BE" w:eastAsia="nl-BE"/>
              </w:rPr>
              <w:t>&lt;0.001</w:t>
            </w:r>
          </w:p>
        </w:tc>
      </w:tr>
      <w:tr w:rsidR="00971723" w:rsidRPr="00A566C7" w14:paraId="7D13FA74" w14:textId="77777777" w:rsidTr="00A566C7">
        <w:trPr>
          <w:trHeight w:val="20"/>
        </w:trPr>
        <w:tc>
          <w:tcPr>
            <w:tcW w:w="2660" w:type="dxa"/>
            <w:tcBorders>
              <w:top w:val="nil"/>
              <w:left w:val="nil"/>
              <w:bottom w:val="nil"/>
              <w:right w:val="nil"/>
            </w:tcBorders>
            <w:shd w:val="clear" w:color="auto" w:fill="auto"/>
            <w:noWrap/>
            <w:vAlign w:val="bottom"/>
            <w:hideMark/>
          </w:tcPr>
          <w:p w14:paraId="54C65A71" w14:textId="5895F657" w:rsidR="00971723" w:rsidRPr="00A566C7" w:rsidRDefault="00971723" w:rsidP="00A566C7">
            <w:pPr>
              <w:spacing w:after="0" w:line="240" w:lineRule="auto"/>
              <w:jc w:val="right"/>
              <w:rPr>
                <w:rFonts w:eastAsia="Times New Roman" w:cs="Calibri"/>
                <w:b/>
                <w:bCs/>
                <w:color w:val="000000"/>
                <w:sz w:val="20"/>
                <w:szCs w:val="20"/>
                <w:lang w:val="nl-BE" w:eastAsia="nl-BE"/>
              </w:rPr>
            </w:pPr>
            <w:proofErr w:type="spellStart"/>
            <w:r w:rsidRPr="00A566C7">
              <w:rPr>
                <w:rFonts w:eastAsia="Times New Roman" w:cs="Calibri"/>
                <w:b/>
                <w:bCs/>
                <w:color w:val="000000"/>
                <w:sz w:val="20"/>
                <w:szCs w:val="20"/>
                <w:lang w:val="nl-BE" w:eastAsia="nl-BE"/>
              </w:rPr>
              <w:t>Season</w:t>
            </w:r>
            <w:proofErr w:type="spellEnd"/>
          </w:p>
        </w:tc>
        <w:tc>
          <w:tcPr>
            <w:tcW w:w="840" w:type="dxa"/>
            <w:tcBorders>
              <w:top w:val="nil"/>
              <w:left w:val="nil"/>
              <w:bottom w:val="nil"/>
              <w:right w:val="nil"/>
            </w:tcBorders>
            <w:shd w:val="clear" w:color="auto" w:fill="auto"/>
            <w:noWrap/>
            <w:vAlign w:val="bottom"/>
            <w:hideMark/>
          </w:tcPr>
          <w:p w14:paraId="58887412" w14:textId="191AE086" w:rsidR="00971723" w:rsidRPr="00A566C7" w:rsidRDefault="00971723"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05D9BA46" w14:textId="02A966C0" w:rsidR="00971723" w:rsidRPr="00A566C7" w:rsidRDefault="00971723"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0CCBB9D8" w14:textId="5F778FC1" w:rsidR="00971723" w:rsidRPr="00A566C7" w:rsidRDefault="00971723"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7EA53F99" w14:textId="1BE242B4" w:rsidR="00971723" w:rsidRPr="00A566C7" w:rsidRDefault="00971723"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2485D043" w14:textId="0E142F8F" w:rsidR="00971723" w:rsidRPr="00A566C7" w:rsidRDefault="00971723"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3C936199" w14:textId="0DE0C0AB" w:rsidR="00971723" w:rsidRPr="00A566C7" w:rsidRDefault="00971723"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r>
      <w:tr w:rsidR="00971723" w:rsidRPr="00A566C7" w14:paraId="653D270A" w14:textId="77777777" w:rsidTr="00A566C7">
        <w:trPr>
          <w:trHeight w:val="20"/>
        </w:trPr>
        <w:tc>
          <w:tcPr>
            <w:tcW w:w="2660" w:type="dxa"/>
            <w:tcBorders>
              <w:top w:val="nil"/>
              <w:left w:val="nil"/>
              <w:bottom w:val="nil"/>
              <w:right w:val="nil"/>
            </w:tcBorders>
            <w:shd w:val="clear" w:color="auto" w:fill="auto"/>
            <w:noWrap/>
            <w:vAlign w:val="bottom"/>
            <w:hideMark/>
          </w:tcPr>
          <w:p w14:paraId="027C261C" w14:textId="3CA11A5B" w:rsidR="00971723" w:rsidRPr="00A566C7" w:rsidRDefault="00971723" w:rsidP="00A566C7">
            <w:pPr>
              <w:spacing w:after="0" w:line="240" w:lineRule="auto"/>
              <w:jc w:val="right"/>
              <w:rPr>
                <w:rFonts w:eastAsia="Times New Roman" w:cs="Calibri"/>
                <w:b/>
                <w:bCs/>
                <w:color w:val="000000"/>
                <w:sz w:val="20"/>
                <w:szCs w:val="20"/>
                <w:lang w:val="nl-BE" w:eastAsia="nl-BE"/>
              </w:rPr>
            </w:pPr>
            <w:proofErr w:type="spellStart"/>
            <w:r w:rsidRPr="00A566C7">
              <w:rPr>
                <w:rFonts w:eastAsia="Times New Roman" w:cs="Calibri"/>
                <w:b/>
                <w:bCs/>
                <w:color w:val="000000"/>
                <w:sz w:val="20"/>
                <w:szCs w:val="20"/>
                <w:lang w:val="nl-BE" w:eastAsia="nl-BE"/>
              </w:rPr>
              <w:t>Year:Season</w:t>
            </w:r>
            <w:proofErr w:type="spellEnd"/>
          </w:p>
        </w:tc>
        <w:tc>
          <w:tcPr>
            <w:tcW w:w="840" w:type="dxa"/>
            <w:tcBorders>
              <w:top w:val="nil"/>
              <w:left w:val="nil"/>
              <w:bottom w:val="nil"/>
              <w:right w:val="nil"/>
            </w:tcBorders>
            <w:shd w:val="clear" w:color="auto" w:fill="auto"/>
            <w:noWrap/>
            <w:vAlign w:val="bottom"/>
            <w:hideMark/>
          </w:tcPr>
          <w:p w14:paraId="6FCEBE49" w14:textId="53810F3F" w:rsidR="00971723" w:rsidRPr="00A566C7" w:rsidRDefault="00971723"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6966E69D" w14:textId="4A5D7D7A" w:rsidR="00971723" w:rsidRPr="00A566C7" w:rsidRDefault="00971723"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2BA9FBC3" w14:textId="3E3E6B2A" w:rsidR="00971723" w:rsidRPr="00A566C7" w:rsidRDefault="00971723"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332C42CE" w14:textId="111C896A" w:rsidR="00971723" w:rsidRPr="00A566C7" w:rsidRDefault="00971723"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440B9FF1" w14:textId="69705087" w:rsidR="00971723" w:rsidRPr="00A566C7" w:rsidRDefault="00971723"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0D03C8DB" w14:textId="479153EC" w:rsidR="00971723" w:rsidRPr="00A566C7" w:rsidRDefault="00971723"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r>
      <w:tr w:rsidR="00971723" w:rsidRPr="00A566C7" w14:paraId="2203222B" w14:textId="77777777" w:rsidTr="00A566C7">
        <w:trPr>
          <w:trHeight w:val="20"/>
        </w:trPr>
        <w:tc>
          <w:tcPr>
            <w:tcW w:w="2660" w:type="dxa"/>
            <w:tcBorders>
              <w:top w:val="nil"/>
              <w:left w:val="nil"/>
              <w:bottom w:val="nil"/>
              <w:right w:val="nil"/>
            </w:tcBorders>
            <w:shd w:val="clear" w:color="auto" w:fill="auto"/>
            <w:noWrap/>
            <w:vAlign w:val="bottom"/>
            <w:hideMark/>
          </w:tcPr>
          <w:p w14:paraId="760F8E49" w14:textId="0D966F0B" w:rsidR="00971723" w:rsidRPr="00A566C7" w:rsidRDefault="00971723" w:rsidP="00A566C7">
            <w:pPr>
              <w:spacing w:after="0" w:line="240" w:lineRule="auto"/>
              <w:jc w:val="right"/>
              <w:rPr>
                <w:rFonts w:eastAsia="Times New Roman" w:cs="Calibri"/>
                <w:b/>
                <w:bCs/>
                <w:color w:val="000000"/>
                <w:sz w:val="20"/>
                <w:szCs w:val="20"/>
                <w:lang w:val="nl-BE" w:eastAsia="nl-BE"/>
              </w:rPr>
            </w:pPr>
            <w:proofErr w:type="spellStart"/>
            <w:r w:rsidRPr="00A566C7">
              <w:rPr>
                <w:rFonts w:eastAsia="Times New Roman" w:cs="Calibri"/>
                <w:b/>
                <w:bCs/>
                <w:color w:val="000000"/>
                <w:sz w:val="20"/>
                <w:szCs w:val="20"/>
                <w:lang w:val="nl-BE" w:eastAsia="nl-BE"/>
              </w:rPr>
              <w:t>THIs</w:t>
            </w:r>
            <w:proofErr w:type="spellEnd"/>
          </w:p>
        </w:tc>
        <w:tc>
          <w:tcPr>
            <w:tcW w:w="840" w:type="dxa"/>
            <w:tcBorders>
              <w:top w:val="nil"/>
              <w:left w:val="nil"/>
              <w:bottom w:val="nil"/>
              <w:right w:val="nil"/>
            </w:tcBorders>
            <w:shd w:val="clear" w:color="auto" w:fill="auto"/>
            <w:noWrap/>
            <w:vAlign w:val="bottom"/>
            <w:hideMark/>
          </w:tcPr>
          <w:p w14:paraId="4DD276B0" w14:textId="1AB2C59E" w:rsidR="00971723" w:rsidRPr="00A566C7" w:rsidRDefault="00971723" w:rsidP="00A566C7">
            <w:pPr>
              <w:spacing w:after="0" w:line="240" w:lineRule="auto"/>
              <w:jc w:val="center"/>
              <w:rPr>
                <w:rFonts w:eastAsia="Times New Roman" w:cs="Calibri"/>
                <w:i/>
                <w:iCs/>
                <w:color w:val="000000"/>
                <w:sz w:val="20"/>
                <w:szCs w:val="20"/>
                <w:lang w:val="nl-BE" w:eastAsia="nl-BE"/>
              </w:rPr>
            </w:pPr>
            <w:r>
              <w:rPr>
                <w:rFonts w:cs="Calibri"/>
                <w:color w:val="000000"/>
                <w:sz w:val="20"/>
                <w:szCs w:val="20"/>
              </w:rPr>
              <w:t>0.188</w:t>
            </w:r>
          </w:p>
        </w:tc>
        <w:tc>
          <w:tcPr>
            <w:tcW w:w="840" w:type="dxa"/>
            <w:tcBorders>
              <w:top w:val="nil"/>
              <w:left w:val="nil"/>
              <w:bottom w:val="nil"/>
              <w:right w:val="nil"/>
            </w:tcBorders>
            <w:shd w:val="clear" w:color="auto" w:fill="auto"/>
            <w:noWrap/>
            <w:vAlign w:val="bottom"/>
            <w:hideMark/>
          </w:tcPr>
          <w:p w14:paraId="1E2014A2" w14:textId="4BE2DF7E" w:rsidR="00971723" w:rsidRPr="00A566C7" w:rsidRDefault="00971723" w:rsidP="00A566C7">
            <w:pPr>
              <w:spacing w:after="0" w:line="240" w:lineRule="auto"/>
              <w:jc w:val="center"/>
              <w:rPr>
                <w:rFonts w:eastAsia="Times New Roman" w:cs="Calibri"/>
                <w:i/>
                <w:iCs/>
                <w:color w:val="000000"/>
                <w:sz w:val="20"/>
                <w:szCs w:val="20"/>
                <w:lang w:val="nl-BE" w:eastAsia="nl-BE"/>
              </w:rPr>
            </w:pPr>
            <w:r>
              <w:rPr>
                <w:rFonts w:cs="Calibri"/>
                <w:i/>
                <w:iCs/>
                <w:color w:val="000000"/>
                <w:sz w:val="20"/>
                <w:szCs w:val="20"/>
              </w:rPr>
              <w:t>&lt;0.001</w:t>
            </w:r>
          </w:p>
        </w:tc>
        <w:tc>
          <w:tcPr>
            <w:tcW w:w="840" w:type="dxa"/>
            <w:tcBorders>
              <w:top w:val="nil"/>
              <w:left w:val="nil"/>
              <w:bottom w:val="nil"/>
              <w:right w:val="nil"/>
            </w:tcBorders>
            <w:shd w:val="clear" w:color="auto" w:fill="auto"/>
            <w:noWrap/>
            <w:vAlign w:val="bottom"/>
            <w:hideMark/>
          </w:tcPr>
          <w:p w14:paraId="4FC44465" w14:textId="21900EEE" w:rsidR="00971723" w:rsidRPr="00A566C7" w:rsidRDefault="00971723" w:rsidP="00A566C7">
            <w:pPr>
              <w:spacing w:after="0" w:line="240" w:lineRule="auto"/>
              <w:jc w:val="center"/>
              <w:rPr>
                <w:rFonts w:eastAsia="Times New Roman" w:cs="Calibri"/>
                <w:i/>
                <w:iCs/>
                <w:color w:val="000000"/>
                <w:sz w:val="20"/>
                <w:szCs w:val="20"/>
                <w:lang w:val="nl-BE" w:eastAsia="nl-BE"/>
              </w:rPr>
            </w:pPr>
            <w:r>
              <w:rPr>
                <w:rFonts w:cs="Calibri"/>
                <w:color w:val="000000"/>
                <w:sz w:val="20"/>
                <w:szCs w:val="20"/>
              </w:rPr>
              <w:t>0.077</w:t>
            </w:r>
          </w:p>
        </w:tc>
        <w:tc>
          <w:tcPr>
            <w:tcW w:w="840" w:type="dxa"/>
            <w:tcBorders>
              <w:top w:val="nil"/>
              <w:left w:val="nil"/>
              <w:bottom w:val="nil"/>
              <w:right w:val="nil"/>
            </w:tcBorders>
            <w:shd w:val="clear" w:color="auto" w:fill="auto"/>
            <w:noWrap/>
            <w:vAlign w:val="bottom"/>
            <w:hideMark/>
          </w:tcPr>
          <w:p w14:paraId="3780C3B7" w14:textId="5514D567" w:rsidR="00971723" w:rsidRPr="00A566C7" w:rsidRDefault="00971723" w:rsidP="00A566C7">
            <w:pPr>
              <w:spacing w:after="0" w:line="240" w:lineRule="auto"/>
              <w:jc w:val="center"/>
              <w:rPr>
                <w:rFonts w:eastAsia="Times New Roman" w:cs="Calibri"/>
                <w:i/>
                <w:iCs/>
                <w:color w:val="000000"/>
                <w:sz w:val="20"/>
                <w:szCs w:val="20"/>
                <w:lang w:val="nl-BE" w:eastAsia="nl-BE"/>
              </w:rPr>
            </w:pPr>
            <w:r>
              <w:rPr>
                <w:rFonts w:cs="Calibri"/>
                <w:color w:val="000000"/>
                <w:sz w:val="20"/>
                <w:szCs w:val="20"/>
              </w:rPr>
              <w:t>0.086</w:t>
            </w:r>
          </w:p>
        </w:tc>
        <w:tc>
          <w:tcPr>
            <w:tcW w:w="840" w:type="dxa"/>
            <w:tcBorders>
              <w:top w:val="nil"/>
              <w:left w:val="nil"/>
              <w:bottom w:val="nil"/>
              <w:right w:val="nil"/>
            </w:tcBorders>
            <w:shd w:val="clear" w:color="auto" w:fill="auto"/>
            <w:noWrap/>
            <w:vAlign w:val="bottom"/>
            <w:hideMark/>
          </w:tcPr>
          <w:p w14:paraId="61E101F8" w14:textId="434D9AF0" w:rsidR="00971723" w:rsidRPr="00A566C7" w:rsidRDefault="00971723" w:rsidP="00A566C7">
            <w:pPr>
              <w:spacing w:after="0" w:line="240" w:lineRule="auto"/>
              <w:jc w:val="center"/>
              <w:rPr>
                <w:rFonts w:eastAsia="Times New Roman" w:cs="Calibri"/>
                <w:i/>
                <w:iCs/>
                <w:color w:val="000000"/>
                <w:sz w:val="20"/>
                <w:szCs w:val="20"/>
                <w:lang w:val="nl-BE" w:eastAsia="nl-BE"/>
              </w:rPr>
            </w:pPr>
            <w:r>
              <w:rPr>
                <w:rFonts w:cs="Calibri"/>
                <w:i/>
                <w:iCs/>
                <w:color w:val="000000"/>
                <w:sz w:val="20"/>
                <w:szCs w:val="20"/>
              </w:rPr>
              <w:t>&lt;0.001</w:t>
            </w:r>
          </w:p>
        </w:tc>
        <w:tc>
          <w:tcPr>
            <w:tcW w:w="840" w:type="dxa"/>
            <w:tcBorders>
              <w:top w:val="nil"/>
              <w:left w:val="nil"/>
              <w:bottom w:val="nil"/>
              <w:right w:val="nil"/>
            </w:tcBorders>
            <w:shd w:val="clear" w:color="auto" w:fill="auto"/>
            <w:noWrap/>
            <w:vAlign w:val="bottom"/>
            <w:hideMark/>
          </w:tcPr>
          <w:p w14:paraId="101573AB" w14:textId="443EABE7" w:rsidR="00971723" w:rsidRPr="00A566C7" w:rsidRDefault="00971723" w:rsidP="00A566C7">
            <w:pPr>
              <w:spacing w:after="0" w:line="240" w:lineRule="auto"/>
              <w:jc w:val="center"/>
              <w:rPr>
                <w:rFonts w:eastAsia="Times New Roman" w:cs="Calibri"/>
                <w:i/>
                <w:iCs/>
                <w:color w:val="000000"/>
                <w:sz w:val="20"/>
                <w:szCs w:val="20"/>
                <w:lang w:val="nl-BE" w:eastAsia="nl-BE"/>
              </w:rPr>
            </w:pPr>
            <w:r>
              <w:rPr>
                <w:rFonts w:cs="Calibri"/>
                <w:color w:val="000000"/>
                <w:sz w:val="20"/>
                <w:szCs w:val="20"/>
              </w:rPr>
              <w:t>0.896</w:t>
            </w:r>
          </w:p>
        </w:tc>
      </w:tr>
      <w:tr w:rsidR="00971723" w:rsidRPr="00A566C7" w14:paraId="6413C60A" w14:textId="77777777" w:rsidTr="00A566C7">
        <w:trPr>
          <w:trHeight w:val="20"/>
        </w:trPr>
        <w:tc>
          <w:tcPr>
            <w:tcW w:w="2660" w:type="dxa"/>
            <w:tcBorders>
              <w:top w:val="nil"/>
              <w:left w:val="nil"/>
              <w:bottom w:val="nil"/>
              <w:right w:val="nil"/>
            </w:tcBorders>
            <w:shd w:val="clear" w:color="auto" w:fill="auto"/>
            <w:noWrap/>
            <w:vAlign w:val="bottom"/>
            <w:hideMark/>
          </w:tcPr>
          <w:p w14:paraId="6D428431" w14:textId="76FB1155" w:rsidR="00971723" w:rsidRPr="00A566C7" w:rsidRDefault="00971723" w:rsidP="00971723">
            <w:pPr>
              <w:spacing w:after="0" w:line="240" w:lineRule="auto"/>
              <w:jc w:val="right"/>
              <w:rPr>
                <w:rFonts w:eastAsia="Times New Roman" w:cs="Calibri"/>
                <w:b/>
                <w:bCs/>
                <w:color w:val="000000"/>
                <w:sz w:val="20"/>
                <w:szCs w:val="20"/>
                <w:lang w:val="nl-BE" w:eastAsia="nl-BE"/>
              </w:rPr>
            </w:pPr>
            <w:proofErr w:type="spellStart"/>
            <w:r w:rsidRPr="00A566C7">
              <w:rPr>
                <w:rFonts w:eastAsia="Times New Roman" w:cs="Calibri"/>
                <w:b/>
                <w:bCs/>
                <w:color w:val="000000"/>
                <w:sz w:val="20"/>
                <w:szCs w:val="20"/>
                <w:lang w:val="nl-BE" w:eastAsia="nl-BE"/>
              </w:rPr>
              <w:lastRenderedPageBreak/>
              <w:t>THIs:LS</w:t>
            </w:r>
            <w:proofErr w:type="spellEnd"/>
          </w:p>
        </w:tc>
        <w:tc>
          <w:tcPr>
            <w:tcW w:w="840" w:type="dxa"/>
            <w:tcBorders>
              <w:top w:val="nil"/>
              <w:left w:val="nil"/>
              <w:bottom w:val="nil"/>
              <w:right w:val="nil"/>
            </w:tcBorders>
            <w:shd w:val="clear" w:color="auto" w:fill="auto"/>
            <w:noWrap/>
            <w:vAlign w:val="bottom"/>
            <w:hideMark/>
          </w:tcPr>
          <w:p w14:paraId="2BD62AF6" w14:textId="3B4777D3" w:rsidR="00971723" w:rsidRPr="00A566C7" w:rsidRDefault="00971723" w:rsidP="00971723">
            <w:pPr>
              <w:spacing w:after="0" w:line="240" w:lineRule="auto"/>
              <w:jc w:val="center"/>
              <w:rPr>
                <w:rFonts w:eastAsia="Times New Roman" w:cs="Calibri"/>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523AED38" w14:textId="2A5F6256" w:rsidR="00971723" w:rsidRPr="00A566C7" w:rsidRDefault="00971723" w:rsidP="00971723">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39AB4C9E" w14:textId="111210B2" w:rsidR="00971723" w:rsidRPr="00A566C7" w:rsidRDefault="00971723" w:rsidP="00971723">
            <w:pPr>
              <w:spacing w:after="0" w:line="240" w:lineRule="auto"/>
              <w:jc w:val="center"/>
              <w:rPr>
                <w:rFonts w:eastAsia="Times New Roman" w:cs="Calibri"/>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7BA729FA" w14:textId="7EF4B75B" w:rsidR="00971723" w:rsidRPr="00A566C7" w:rsidRDefault="00971723" w:rsidP="00971723">
            <w:pPr>
              <w:spacing w:after="0" w:line="240" w:lineRule="auto"/>
              <w:jc w:val="center"/>
              <w:rPr>
                <w:rFonts w:eastAsia="Times New Roman" w:cs="Calibri"/>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57026131" w14:textId="4B657461" w:rsidR="00971723" w:rsidRPr="00A566C7" w:rsidRDefault="00971723" w:rsidP="00971723">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11577AEE" w14:textId="28C1CA4B" w:rsidR="00971723" w:rsidRPr="00A566C7" w:rsidRDefault="00971723" w:rsidP="00971723">
            <w:pPr>
              <w:spacing w:after="0" w:line="240" w:lineRule="auto"/>
              <w:jc w:val="center"/>
              <w:rPr>
                <w:rFonts w:eastAsia="Times New Roman" w:cs="Calibri"/>
                <w:color w:val="000000"/>
                <w:sz w:val="20"/>
                <w:szCs w:val="20"/>
                <w:lang w:val="nl-BE" w:eastAsia="nl-BE"/>
              </w:rPr>
            </w:pPr>
            <w:r w:rsidRPr="00A566C7">
              <w:rPr>
                <w:rFonts w:eastAsia="Times New Roman" w:cs="Calibri"/>
                <w:i/>
                <w:iCs/>
                <w:color w:val="000000"/>
                <w:sz w:val="20"/>
                <w:szCs w:val="20"/>
                <w:lang w:val="nl-BE" w:eastAsia="nl-BE"/>
              </w:rPr>
              <w:t>&lt;0.001</w:t>
            </w:r>
          </w:p>
        </w:tc>
      </w:tr>
      <w:tr w:rsidR="00971723" w:rsidRPr="00A566C7" w14:paraId="4EFF6FF6" w14:textId="77777777" w:rsidTr="009A0EFF">
        <w:trPr>
          <w:trHeight w:val="20"/>
        </w:trPr>
        <w:tc>
          <w:tcPr>
            <w:tcW w:w="2660" w:type="dxa"/>
            <w:tcBorders>
              <w:top w:val="nil"/>
              <w:left w:val="nil"/>
              <w:bottom w:val="single" w:sz="4" w:space="0" w:color="auto"/>
              <w:right w:val="nil"/>
            </w:tcBorders>
            <w:shd w:val="clear" w:color="auto" w:fill="auto"/>
            <w:noWrap/>
            <w:vAlign w:val="bottom"/>
            <w:hideMark/>
          </w:tcPr>
          <w:p w14:paraId="65A155B5" w14:textId="4E02B87C" w:rsidR="00971723" w:rsidRPr="00A566C7" w:rsidRDefault="00971723" w:rsidP="00A566C7">
            <w:pPr>
              <w:spacing w:after="0" w:line="240" w:lineRule="auto"/>
              <w:jc w:val="right"/>
              <w:rPr>
                <w:rFonts w:eastAsia="Times New Roman" w:cs="Calibri"/>
                <w:b/>
                <w:bCs/>
                <w:color w:val="000000"/>
                <w:sz w:val="20"/>
                <w:szCs w:val="20"/>
                <w:lang w:val="nl-BE" w:eastAsia="nl-BE"/>
              </w:rPr>
            </w:pPr>
            <w:r w:rsidRPr="00A566C7">
              <w:rPr>
                <w:rFonts w:eastAsia="Times New Roman" w:cs="Calibri"/>
                <w:b/>
                <w:bCs/>
                <w:color w:val="000000"/>
                <w:sz w:val="20"/>
                <w:szCs w:val="20"/>
                <w:lang w:val="nl-BE" w:eastAsia="nl-BE"/>
              </w:rPr>
              <w:t>LHE</w:t>
            </w:r>
          </w:p>
        </w:tc>
        <w:tc>
          <w:tcPr>
            <w:tcW w:w="840" w:type="dxa"/>
            <w:tcBorders>
              <w:top w:val="nil"/>
              <w:left w:val="nil"/>
              <w:bottom w:val="single" w:sz="4" w:space="0" w:color="auto"/>
              <w:right w:val="nil"/>
            </w:tcBorders>
            <w:shd w:val="clear" w:color="auto" w:fill="auto"/>
            <w:noWrap/>
            <w:vAlign w:val="bottom"/>
            <w:hideMark/>
          </w:tcPr>
          <w:p w14:paraId="7961E60E" w14:textId="28E2AFE8" w:rsidR="00971723" w:rsidRPr="00A566C7" w:rsidRDefault="00971723"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single" w:sz="4" w:space="0" w:color="auto"/>
              <w:right w:val="nil"/>
            </w:tcBorders>
            <w:shd w:val="clear" w:color="auto" w:fill="auto"/>
            <w:noWrap/>
            <w:vAlign w:val="bottom"/>
            <w:hideMark/>
          </w:tcPr>
          <w:p w14:paraId="3BC3971B" w14:textId="11A47396" w:rsidR="00971723" w:rsidRPr="00A566C7" w:rsidRDefault="00971723"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single" w:sz="4" w:space="0" w:color="auto"/>
              <w:right w:val="nil"/>
            </w:tcBorders>
            <w:shd w:val="clear" w:color="auto" w:fill="auto"/>
            <w:noWrap/>
            <w:vAlign w:val="bottom"/>
            <w:hideMark/>
          </w:tcPr>
          <w:p w14:paraId="5988AF90" w14:textId="3F9880AC" w:rsidR="00971723" w:rsidRPr="00A566C7" w:rsidRDefault="00971723"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single" w:sz="4" w:space="0" w:color="auto"/>
              <w:right w:val="nil"/>
            </w:tcBorders>
            <w:shd w:val="clear" w:color="auto" w:fill="auto"/>
            <w:noWrap/>
            <w:vAlign w:val="bottom"/>
            <w:hideMark/>
          </w:tcPr>
          <w:p w14:paraId="6BC40F76" w14:textId="37A272E5" w:rsidR="00971723" w:rsidRPr="00A566C7" w:rsidRDefault="00971723"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single" w:sz="4" w:space="0" w:color="auto"/>
              <w:right w:val="nil"/>
            </w:tcBorders>
            <w:shd w:val="clear" w:color="auto" w:fill="auto"/>
            <w:noWrap/>
            <w:vAlign w:val="bottom"/>
            <w:hideMark/>
          </w:tcPr>
          <w:p w14:paraId="5B920E23" w14:textId="273F5A75" w:rsidR="00971723" w:rsidRPr="00A566C7" w:rsidRDefault="00971723"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single" w:sz="4" w:space="0" w:color="auto"/>
              <w:right w:val="nil"/>
            </w:tcBorders>
            <w:shd w:val="clear" w:color="auto" w:fill="auto"/>
            <w:noWrap/>
            <w:vAlign w:val="bottom"/>
            <w:hideMark/>
          </w:tcPr>
          <w:p w14:paraId="0D3540B1" w14:textId="326F5632" w:rsidR="00971723" w:rsidRPr="00A566C7" w:rsidRDefault="00971723"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r>
      <w:tr w:rsidR="00971723" w:rsidRPr="00A566C7" w14:paraId="231BAB10" w14:textId="77777777" w:rsidTr="009A0EFF">
        <w:trPr>
          <w:trHeight w:val="20"/>
        </w:trPr>
        <w:tc>
          <w:tcPr>
            <w:tcW w:w="2660" w:type="dxa"/>
            <w:tcBorders>
              <w:top w:val="nil"/>
              <w:left w:val="nil"/>
              <w:bottom w:val="nil"/>
              <w:right w:val="nil"/>
            </w:tcBorders>
            <w:shd w:val="clear" w:color="auto" w:fill="auto"/>
            <w:noWrap/>
            <w:vAlign w:val="bottom"/>
            <w:hideMark/>
          </w:tcPr>
          <w:p w14:paraId="387709E8" w14:textId="6AE8475D" w:rsidR="00971723" w:rsidRPr="00A566C7" w:rsidRDefault="00971723" w:rsidP="00A566C7">
            <w:pPr>
              <w:spacing w:after="0" w:line="240" w:lineRule="auto"/>
              <w:jc w:val="right"/>
              <w:rPr>
                <w:rFonts w:eastAsia="Times New Roman" w:cs="Calibri"/>
                <w:b/>
                <w:bCs/>
                <w:color w:val="000000"/>
                <w:sz w:val="20"/>
                <w:szCs w:val="20"/>
                <w:lang w:val="nl-BE" w:eastAsia="nl-BE"/>
              </w:rPr>
            </w:pPr>
            <w:r>
              <w:rPr>
                <w:rFonts w:eastAsia="Times New Roman" w:cs="Calibri"/>
                <w:b/>
                <w:bCs/>
                <w:color w:val="000000"/>
                <w:sz w:val="20"/>
                <w:szCs w:val="20"/>
                <w:lang w:val="nl-BE" w:eastAsia="nl-BE"/>
              </w:rPr>
              <w:t>R</w:t>
            </w:r>
            <w:r w:rsidRPr="00A566C7">
              <w:rPr>
                <w:rFonts w:eastAsia="Times New Roman" w:cs="Calibri"/>
                <w:b/>
                <w:bCs/>
                <w:color w:val="000000"/>
                <w:sz w:val="20"/>
                <w:szCs w:val="20"/>
                <w:lang w:val="nl-BE" w:eastAsia="nl-BE"/>
              </w:rPr>
              <w:t xml:space="preserve">andom </w:t>
            </w:r>
            <w:proofErr w:type="spellStart"/>
            <w:r w:rsidRPr="00A566C7">
              <w:rPr>
                <w:rFonts w:eastAsia="Times New Roman" w:cs="Calibri"/>
                <w:b/>
                <w:bCs/>
                <w:color w:val="000000"/>
                <w:sz w:val="20"/>
                <w:szCs w:val="20"/>
                <w:lang w:val="nl-BE" w:eastAsia="nl-BE"/>
              </w:rPr>
              <w:t>effects</w:t>
            </w:r>
            <w:proofErr w:type="spellEnd"/>
            <w:r w:rsidRPr="00A566C7">
              <w:rPr>
                <w:rFonts w:eastAsia="Times New Roman" w:cs="Calibri"/>
                <w:b/>
                <w:bCs/>
                <w:color w:val="000000"/>
                <w:sz w:val="20"/>
                <w:szCs w:val="20"/>
                <w:lang w:val="nl-BE" w:eastAsia="nl-BE"/>
              </w:rPr>
              <w:t xml:space="preserve"> </w:t>
            </w:r>
            <w:proofErr w:type="spellStart"/>
            <w:r w:rsidRPr="00A566C7">
              <w:rPr>
                <w:rFonts w:eastAsia="Times New Roman" w:cs="Calibri"/>
                <w:b/>
                <w:bCs/>
                <w:color w:val="000000"/>
                <w:sz w:val="20"/>
                <w:szCs w:val="20"/>
                <w:lang w:val="nl-BE" w:eastAsia="nl-BE"/>
              </w:rPr>
              <w:t>correlation</w:t>
            </w:r>
            <w:proofErr w:type="spellEnd"/>
          </w:p>
        </w:tc>
        <w:tc>
          <w:tcPr>
            <w:tcW w:w="840" w:type="dxa"/>
            <w:tcBorders>
              <w:top w:val="nil"/>
              <w:left w:val="nil"/>
              <w:bottom w:val="nil"/>
              <w:right w:val="nil"/>
            </w:tcBorders>
            <w:shd w:val="clear" w:color="auto" w:fill="auto"/>
            <w:noWrap/>
            <w:vAlign w:val="bottom"/>
            <w:hideMark/>
          </w:tcPr>
          <w:p w14:paraId="49C3E571" w14:textId="55B3F686" w:rsidR="00971723" w:rsidRPr="00A566C7" w:rsidRDefault="00971723" w:rsidP="00A566C7">
            <w:pPr>
              <w:spacing w:after="0" w:line="240" w:lineRule="auto"/>
              <w:jc w:val="center"/>
              <w:rPr>
                <w:rFonts w:eastAsia="Times New Roman" w:cs="Calibri"/>
                <w:i/>
                <w:iCs/>
                <w:color w:val="000000"/>
                <w:sz w:val="20"/>
                <w:szCs w:val="20"/>
                <w:lang w:val="nl-BE" w:eastAsia="nl-BE"/>
              </w:rPr>
            </w:pPr>
            <w:r>
              <w:rPr>
                <w:rFonts w:cs="Calibri"/>
                <w:color w:val="000000"/>
                <w:sz w:val="20"/>
                <w:szCs w:val="20"/>
              </w:rPr>
              <w:t>-0.857</w:t>
            </w:r>
          </w:p>
        </w:tc>
        <w:tc>
          <w:tcPr>
            <w:tcW w:w="840" w:type="dxa"/>
            <w:tcBorders>
              <w:top w:val="nil"/>
              <w:left w:val="nil"/>
              <w:bottom w:val="nil"/>
              <w:right w:val="nil"/>
            </w:tcBorders>
            <w:shd w:val="clear" w:color="auto" w:fill="auto"/>
            <w:noWrap/>
            <w:vAlign w:val="bottom"/>
            <w:hideMark/>
          </w:tcPr>
          <w:p w14:paraId="7B4609EC" w14:textId="0B01D43B" w:rsidR="00971723" w:rsidRPr="00A566C7" w:rsidRDefault="00971723" w:rsidP="00A566C7">
            <w:pPr>
              <w:spacing w:after="0" w:line="240" w:lineRule="auto"/>
              <w:jc w:val="center"/>
              <w:rPr>
                <w:rFonts w:eastAsia="Times New Roman" w:cs="Calibri"/>
                <w:i/>
                <w:iCs/>
                <w:color w:val="000000"/>
                <w:sz w:val="20"/>
                <w:szCs w:val="20"/>
                <w:lang w:val="nl-BE" w:eastAsia="nl-BE"/>
              </w:rPr>
            </w:pPr>
            <w:r>
              <w:rPr>
                <w:rFonts w:cs="Calibri"/>
                <w:color w:val="000000"/>
                <w:sz w:val="20"/>
                <w:szCs w:val="20"/>
              </w:rPr>
              <w:t>-0.74</w:t>
            </w:r>
          </w:p>
        </w:tc>
        <w:tc>
          <w:tcPr>
            <w:tcW w:w="840" w:type="dxa"/>
            <w:tcBorders>
              <w:top w:val="nil"/>
              <w:left w:val="nil"/>
              <w:bottom w:val="nil"/>
              <w:right w:val="nil"/>
            </w:tcBorders>
            <w:shd w:val="clear" w:color="auto" w:fill="auto"/>
            <w:noWrap/>
            <w:vAlign w:val="bottom"/>
            <w:hideMark/>
          </w:tcPr>
          <w:p w14:paraId="48F795D3" w14:textId="51972E1B" w:rsidR="00971723" w:rsidRPr="00A566C7" w:rsidRDefault="00971723" w:rsidP="00A566C7">
            <w:pPr>
              <w:spacing w:after="0" w:line="240" w:lineRule="auto"/>
              <w:jc w:val="center"/>
              <w:rPr>
                <w:rFonts w:eastAsia="Times New Roman" w:cs="Calibri"/>
                <w:i/>
                <w:iCs/>
                <w:color w:val="000000"/>
                <w:sz w:val="20"/>
                <w:szCs w:val="20"/>
                <w:lang w:val="nl-BE" w:eastAsia="nl-BE"/>
              </w:rPr>
            </w:pPr>
            <w:r>
              <w:rPr>
                <w:rFonts w:cs="Calibri"/>
                <w:color w:val="000000"/>
                <w:sz w:val="20"/>
                <w:szCs w:val="20"/>
              </w:rPr>
              <w:t>-0.636</w:t>
            </w:r>
          </w:p>
        </w:tc>
        <w:tc>
          <w:tcPr>
            <w:tcW w:w="840" w:type="dxa"/>
            <w:tcBorders>
              <w:top w:val="nil"/>
              <w:left w:val="nil"/>
              <w:bottom w:val="nil"/>
              <w:right w:val="nil"/>
            </w:tcBorders>
            <w:shd w:val="clear" w:color="auto" w:fill="auto"/>
            <w:noWrap/>
            <w:vAlign w:val="bottom"/>
            <w:hideMark/>
          </w:tcPr>
          <w:p w14:paraId="5D3B997D" w14:textId="706BC6EC" w:rsidR="00971723" w:rsidRPr="00A566C7" w:rsidRDefault="00971723" w:rsidP="00A566C7">
            <w:pPr>
              <w:spacing w:after="0" w:line="240" w:lineRule="auto"/>
              <w:jc w:val="center"/>
              <w:rPr>
                <w:rFonts w:eastAsia="Times New Roman" w:cs="Calibri"/>
                <w:i/>
                <w:iCs/>
                <w:color w:val="000000"/>
                <w:sz w:val="20"/>
                <w:szCs w:val="20"/>
                <w:lang w:val="nl-BE" w:eastAsia="nl-BE"/>
              </w:rPr>
            </w:pPr>
            <w:r>
              <w:rPr>
                <w:rFonts w:cs="Calibri"/>
                <w:color w:val="000000"/>
                <w:sz w:val="20"/>
                <w:szCs w:val="20"/>
              </w:rPr>
              <w:t>-0.845</w:t>
            </w:r>
          </w:p>
        </w:tc>
        <w:tc>
          <w:tcPr>
            <w:tcW w:w="840" w:type="dxa"/>
            <w:tcBorders>
              <w:top w:val="nil"/>
              <w:left w:val="nil"/>
              <w:bottom w:val="nil"/>
              <w:right w:val="nil"/>
            </w:tcBorders>
            <w:shd w:val="clear" w:color="auto" w:fill="auto"/>
            <w:noWrap/>
            <w:vAlign w:val="bottom"/>
            <w:hideMark/>
          </w:tcPr>
          <w:p w14:paraId="527C4872" w14:textId="38F58C97" w:rsidR="00971723" w:rsidRPr="00A566C7" w:rsidRDefault="00971723" w:rsidP="00A566C7">
            <w:pPr>
              <w:spacing w:after="0" w:line="240" w:lineRule="auto"/>
              <w:jc w:val="center"/>
              <w:rPr>
                <w:rFonts w:eastAsia="Times New Roman" w:cs="Calibri"/>
                <w:i/>
                <w:iCs/>
                <w:color w:val="000000"/>
                <w:sz w:val="20"/>
                <w:szCs w:val="20"/>
                <w:lang w:val="nl-BE" w:eastAsia="nl-BE"/>
              </w:rPr>
            </w:pPr>
            <w:r>
              <w:rPr>
                <w:rFonts w:cs="Calibri"/>
                <w:color w:val="000000"/>
                <w:sz w:val="20"/>
                <w:szCs w:val="20"/>
              </w:rPr>
              <w:t>-0.857</w:t>
            </w:r>
          </w:p>
        </w:tc>
        <w:tc>
          <w:tcPr>
            <w:tcW w:w="840" w:type="dxa"/>
            <w:tcBorders>
              <w:top w:val="nil"/>
              <w:left w:val="nil"/>
              <w:bottom w:val="nil"/>
              <w:right w:val="nil"/>
            </w:tcBorders>
            <w:shd w:val="clear" w:color="auto" w:fill="auto"/>
            <w:noWrap/>
            <w:vAlign w:val="bottom"/>
            <w:hideMark/>
          </w:tcPr>
          <w:p w14:paraId="04F416CF" w14:textId="308739C0" w:rsidR="00971723" w:rsidRPr="00A566C7" w:rsidRDefault="00971723" w:rsidP="00A566C7">
            <w:pPr>
              <w:spacing w:after="0" w:line="240" w:lineRule="auto"/>
              <w:jc w:val="center"/>
              <w:rPr>
                <w:rFonts w:eastAsia="Times New Roman" w:cs="Calibri"/>
                <w:i/>
                <w:iCs/>
                <w:color w:val="000000"/>
                <w:sz w:val="20"/>
                <w:szCs w:val="20"/>
                <w:lang w:val="nl-BE" w:eastAsia="nl-BE"/>
              </w:rPr>
            </w:pPr>
            <w:r>
              <w:rPr>
                <w:rFonts w:cs="Calibri"/>
                <w:color w:val="000000"/>
                <w:sz w:val="20"/>
                <w:szCs w:val="20"/>
              </w:rPr>
              <w:t>-0.680</w:t>
            </w:r>
          </w:p>
        </w:tc>
      </w:tr>
      <w:tr w:rsidR="00971723" w:rsidRPr="00A566C7" w14:paraId="2A4D0260" w14:textId="77777777" w:rsidTr="009A0EFF">
        <w:trPr>
          <w:trHeight w:val="20"/>
        </w:trPr>
        <w:tc>
          <w:tcPr>
            <w:tcW w:w="2660" w:type="dxa"/>
            <w:tcBorders>
              <w:top w:val="nil"/>
              <w:left w:val="nil"/>
              <w:bottom w:val="single" w:sz="8" w:space="0" w:color="auto"/>
              <w:right w:val="nil"/>
            </w:tcBorders>
            <w:shd w:val="clear" w:color="auto" w:fill="auto"/>
            <w:noWrap/>
            <w:vAlign w:val="bottom"/>
            <w:hideMark/>
          </w:tcPr>
          <w:p w14:paraId="777E5090" w14:textId="1C314122" w:rsidR="00971723" w:rsidRPr="00A566C7" w:rsidRDefault="00971723" w:rsidP="00971723">
            <w:pPr>
              <w:spacing w:after="0" w:line="240" w:lineRule="auto"/>
              <w:rPr>
                <w:rFonts w:eastAsia="Times New Roman" w:cs="Calibri"/>
                <w:b/>
                <w:bCs/>
                <w:color w:val="000000"/>
                <w:sz w:val="20"/>
                <w:szCs w:val="20"/>
                <w:lang w:val="nl-BE" w:eastAsia="nl-BE"/>
              </w:rPr>
            </w:pPr>
            <w:proofErr w:type="spellStart"/>
            <w:r>
              <w:rPr>
                <w:rFonts w:eastAsia="Times New Roman" w:cs="Calibri"/>
                <w:b/>
                <w:bCs/>
                <w:color w:val="000000"/>
                <w:sz w:val="20"/>
                <w:szCs w:val="20"/>
                <w:lang w:val="nl-BE" w:eastAsia="nl-BE"/>
              </w:rPr>
              <w:t>R</w:t>
            </w:r>
            <w:r w:rsidRPr="00A566C7">
              <w:rPr>
                <w:rFonts w:eastAsia="Times New Roman" w:cs="Calibri"/>
                <w:b/>
                <w:bCs/>
                <w:color w:val="000000"/>
                <w:sz w:val="20"/>
                <w:szCs w:val="20"/>
                <w:lang w:val="nl-BE" w:eastAsia="nl-BE"/>
              </w:rPr>
              <w:t>esidual</w:t>
            </w:r>
            <w:proofErr w:type="spellEnd"/>
            <w:r w:rsidRPr="00A566C7">
              <w:rPr>
                <w:rFonts w:eastAsia="Times New Roman" w:cs="Calibri"/>
                <w:b/>
                <w:bCs/>
                <w:color w:val="000000"/>
                <w:sz w:val="20"/>
                <w:szCs w:val="20"/>
                <w:lang w:val="nl-BE" w:eastAsia="nl-BE"/>
              </w:rPr>
              <w:t xml:space="preserve"> error </w:t>
            </w:r>
            <w:proofErr w:type="spellStart"/>
            <w:r w:rsidRPr="00A566C7">
              <w:rPr>
                <w:rFonts w:eastAsia="Times New Roman" w:cs="Calibri"/>
                <w:b/>
                <w:bCs/>
                <w:color w:val="000000"/>
                <w:sz w:val="20"/>
                <w:szCs w:val="20"/>
                <w:lang w:val="nl-BE" w:eastAsia="nl-BE"/>
              </w:rPr>
              <w:t>variance</w:t>
            </w:r>
            <w:proofErr w:type="spellEnd"/>
            <w:r>
              <w:rPr>
                <w:rFonts w:eastAsia="Times New Roman" w:cs="Calibri"/>
                <w:b/>
                <w:bCs/>
                <w:color w:val="000000"/>
                <w:sz w:val="20"/>
                <w:szCs w:val="20"/>
                <w:lang w:val="nl-BE" w:eastAsia="nl-BE"/>
              </w:rPr>
              <w:t xml:space="preserve"> (ε)</w:t>
            </w:r>
          </w:p>
        </w:tc>
        <w:tc>
          <w:tcPr>
            <w:tcW w:w="840" w:type="dxa"/>
            <w:tcBorders>
              <w:top w:val="nil"/>
              <w:left w:val="nil"/>
              <w:bottom w:val="single" w:sz="8" w:space="0" w:color="auto"/>
              <w:right w:val="nil"/>
            </w:tcBorders>
            <w:shd w:val="clear" w:color="auto" w:fill="auto"/>
            <w:noWrap/>
            <w:vAlign w:val="bottom"/>
            <w:hideMark/>
          </w:tcPr>
          <w:p w14:paraId="43E596A7" w14:textId="180329ED" w:rsidR="00971723" w:rsidRPr="00A566C7" w:rsidRDefault="00971723" w:rsidP="00971723">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0.343</w:t>
            </w:r>
          </w:p>
        </w:tc>
        <w:tc>
          <w:tcPr>
            <w:tcW w:w="840" w:type="dxa"/>
            <w:tcBorders>
              <w:top w:val="nil"/>
              <w:left w:val="nil"/>
              <w:bottom w:val="single" w:sz="8" w:space="0" w:color="auto"/>
              <w:right w:val="nil"/>
            </w:tcBorders>
            <w:shd w:val="clear" w:color="auto" w:fill="auto"/>
            <w:noWrap/>
            <w:vAlign w:val="bottom"/>
            <w:hideMark/>
          </w:tcPr>
          <w:p w14:paraId="59D165B3" w14:textId="6B7CBA78" w:rsidR="00971723" w:rsidRPr="00A566C7" w:rsidRDefault="00971723" w:rsidP="00971723">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0.398</w:t>
            </w:r>
          </w:p>
        </w:tc>
        <w:tc>
          <w:tcPr>
            <w:tcW w:w="840" w:type="dxa"/>
            <w:tcBorders>
              <w:top w:val="nil"/>
              <w:left w:val="nil"/>
              <w:bottom w:val="single" w:sz="8" w:space="0" w:color="auto"/>
              <w:right w:val="nil"/>
            </w:tcBorders>
            <w:shd w:val="clear" w:color="auto" w:fill="auto"/>
            <w:noWrap/>
            <w:vAlign w:val="bottom"/>
            <w:hideMark/>
          </w:tcPr>
          <w:p w14:paraId="5137667B" w14:textId="4A37532C" w:rsidR="00971723" w:rsidRPr="00A566C7" w:rsidRDefault="00971723" w:rsidP="00971723">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0.387</w:t>
            </w:r>
          </w:p>
        </w:tc>
        <w:tc>
          <w:tcPr>
            <w:tcW w:w="840" w:type="dxa"/>
            <w:tcBorders>
              <w:top w:val="nil"/>
              <w:left w:val="nil"/>
              <w:bottom w:val="single" w:sz="8" w:space="0" w:color="auto"/>
              <w:right w:val="nil"/>
            </w:tcBorders>
            <w:shd w:val="clear" w:color="auto" w:fill="auto"/>
            <w:noWrap/>
            <w:vAlign w:val="bottom"/>
            <w:hideMark/>
          </w:tcPr>
          <w:p w14:paraId="55637072" w14:textId="60603550" w:rsidR="00971723" w:rsidRPr="00A566C7" w:rsidRDefault="00971723" w:rsidP="00971723">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0.356</w:t>
            </w:r>
          </w:p>
        </w:tc>
        <w:tc>
          <w:tcPr>
            <w:tcW w:w="840" w:type="dxa"/>
            <w:tcBorders>
              <w:top w:val="nil"/>
              <w:left w:val="nil"/>
              <w:bottom w:val="single" w:sz="8" w:space="0" w:color="auto"/>
              <w:right w:val="nil"/>
            </w:tcBorders>
            <w:shd w:val="clear" w:color="auto" w:fill="auto"/>
            <w:noWrap/>
            <w:vAlign w:val="bottom"/>
            <w:hideMark/>
          </w:tcPr>
          <w:p w14:paraId="62DDB79A" w14:textId="61C61D87" w:rsidR="00971723" w:rsidRPr="00A566C7" w:rsidRDefault="00971723" w:rsidP="00971723">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0.354</w:t>
            </w:r>
          </w:p>
        </w:tc>
        <w:tc>
          <w:tcPr>
            <w:tcW w:w="840" w:type="dxa"/>
            <w:tcBorders>
              <w:top w:val="nil"/>
              <w:left w:val="nil"/>
              <w:bottom w:val="single" w:sz="8" w:space="0" w:color="auto"/>
              <w:right w:val="nil"/>
            </w:tcBorders>
            <w:shd w:val="clear" w:color="auto" w:fill="auto"/>
            <w:noWrap/>
            <w:vAlign w:val="bottom"/>
            <w:hideMark/>
          </w:tcPr>
          <w:p w14:paraId="6ED98840" w14:textId="0AECCF98" w:rsidR="00971723" w:rsidRPr="00A566C7" w:rsidRDefault="00971723" w:rsidP="00971723">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0.284</w:t>
            </w:r>
          </w:p>
        </w:tc>
      </w:tr>
      <w:tr w:rsidR="00971723" w:rsidRPr="00A566C7" w14:paraId="279BA857" w14:textId="77777777" w:rsidTr="00ED40C5">
        <w:trPr>
          <w:trHeight w:val="20"/>
        </w:trPr>
        <w:tc>
          <w:tcPr>
            <w:tcW w:w="2660" w:type="dxa"/>
            <w:tcBorders>
              <w:top w:val="nil"/>
              <w:left w:val="nil"/>
              <w:bottom w:val="single" w:sz="8" w:space="0" w:color="auto"/>
              <w:right w:val="nil"/>
            </w:tcBorders>
            <w:shd w:val="clear" w:color="auto" w:fill="auto"/>
            <w:noWrap/>
            <w:vAlign w:val="bottom"/>
          </w:tcPr>
          <w:p w14:paraId="6760F1EB" w14:textId="7B6886C5" w:rsidR="00971723" w:rsidRPr="00A566C7" w:rsidRDefault="00971723" w:rsidP="00A566C7">
            <w:pPr>
              <w:spacing w:after="0" w:line="240" w:lineRule="auto"/>
              <w:rPr>
                <w:rFonts w:eastAsia="Times New Roman" w:cs="Calibri"/>
                <w:b/>
                <w:bCs/>
                <w:color w:val="000000"/>
                <w:sz w:val="20"/>
                <w:szCs w:val="20"/>
                <w:lang w:val="nl-BE" w:eastAsia="nl-BE"/>
              </w:rPr>
            </w:pPr>
          </w:p>
        </w:tc>
        <w:tc>
          <w:tcPr>
            <w:tcW w:w="840" w:type="dxa"/>
            <w:tcBorders>
              <w:top w:val="nil"/>
              <w:left w:val="nil"/>
              <w:bottom w:val="single" w:sz="8" w:space="0" w:color="auto"/>
              <w:right w:val="nil"/>
            </w:tcBorders>
            <w:shd w:val="clear" w:color="auto" w:fill="auto"/>
            <w:noWrap/>
            <w:vAlign w:val="bottom"/>
          </w:tcPr>
          <w:p w14:paraId="0D2DA46F" w14:textId="3EF295C5" w:rsidR="00971723" w:rsidRPr="00A566C7" w:rsidRDefault="00971723" w:rsidP="00A566C7">
            <w:pPr>
              <w:spacing w:after="0" w:line="240" w:lineRule="auto"/>
              <w:jc w:val="center"/>
              <w:rPr>
                <w:rFonts w:eastAsia="Times New Roman" w:cs="Calibri"/>
                <w:color w:val="000000"/>
                <w:sz w:val="20"/>
                <w:szCs w:val="20"/>
                <w:lang w:val="nl-BE" w:eastAsia="nl-BE"/>
              </w:rPr>
            </w:pPr>
          </w:p>
        </w:tc>
        <w:tc>
          <w:tcPr>
            <w:tcW w:w="840" w:type="dxa"/>
            <w:tcBorders>
              <w:top w:val="nil"/>
              <w:left w:val="nil"/>
              <w:bottom w:val="single" w:sz="8" w:space="0" w:color="auto"/>
              <w:right w:val="nil"/>
            </w:tcBorders>
            <w:shd w:val="clear" w:color="auto" w:fill="auto"/>
            <w:noWrap/>
            <w:vAlign w:val="bottom"/>
          </w:tcPr>
          <w:p w14:paraId="2B09E48E" w14:textId="2A0FE5E0" w:rsidR="00971723" w:rsidRPr="00A566C7" w:rsidRDefault="00971723" w:rsidP="00A566C7">
            <w:pPr>
              <w:spacing w:after="0" w:line="240" w:lineRule="auto"/>
              <w:jc w:val="center"/>
              <w:rPr>
                <w:rFonts w:eastAsia="Times New Roman" w:cs="Calibri"/>
                <w:color w:val="000000"/>
                <w:sz w:val="20"/>
                <w:szCs w:val="20"/>
                <w:lang w:val="nl-BE" w:eastAsia="nl-BE"/>
              </w:rPr>
            </w:pPr>
          </w:p>
        </w:tc>
        <w:tc>
          <w:tcPr>
            <w:tcW w:w="840" w:type="dxa"/>
            <w:tcBorders>
              <w:top w:val="nil"/>
              <w:left w:val="nil"/>
              <w:bottom w:val="single" w:sz="8" w:space="0" w:color="auto"/>
              <w:right w:val="nil"/>
            </w:tcBorders>
            <w:shd w:val="clear" w:color="auto" w:fill="auto"/>
            <w:noWrap/>
            <w:vAlign w:val="bottom"/>
          </w:tcPr>
          <w:p w14:paraId="3591F833" w14:textId="26FBEF16" w:rsidR="00971723" w:rsidRPr="00A566C7" w:rsidRDefault="00971723" w:rsidP="00A566C7">
            <w:pPr>
              <w:spacing w:after="0" w:line="240" w:lineRule="auto"/>
              <w:jc w:val="center"/>
              <w:rPr>
                <w:rFonts w:eastAsia="Times New Roman" w:cs="Calibri"/>
                <w:color w:val="000000"/>
                <w:sz w:val="20"/>
                <w:szCs w:val="20"/>
                <w:lang w:val="nl-BE" w:eastAsia="nl-BE"/>
              </w:rPr>
            </w:pPr>
          </w:p>
        </w:tc>
        <w:tc>
          <w:tcPr>
            <w:tcW w:w="840" w:type="dxa"/>
            <w:tcBorders>
              <w:top w:val="nil"/>
              <w:left w:val="nil"/>
              <w:bottom w:val="single" w:sz="8" w:space="0" w:color="auto"/>
              <w:right w:val="nil"/>
            </w:tcBorders>
            <w:shd w:val="clear" w:color="auto" w:fill="auto"/>
            <w:noWrap/>
            <w:vAlign w:val="bottom"/>
          </w:tcPr>
          <w:p w14:paraId="3BEB837C" w14:textId="22EE31DF" w:rsidR="00971723" w:rsidRPr="00A566C7" w:rsidRDefault="00971723" w:rsidP="00A566C7">
            <w:pPr>
              <w:spacing w:after="0" w:line="240" w:lineRule="auto"/>
              <w:jc w:val="center"/>
              <w:rPr>
                <w:rFonts w:eastAsia="Times New Roman" w:cs="Calibri"/>
                <w:color w:val="000000"/>
                <w:sz w:val="20"/>
                <w:szCs w:val="20"/>
                <w:lang w:val="nl-BE" w:eastAsia="nl-BE"/>
              </w:rPr>
            </w:pPr>
          </w:p>
        </w:tc>
        <w:tc>
          <w:tcPr>
            <w:tcW w:w="840" w:type="dxa"/>
            <w:tcBorders>
              <w:top w:val="nil"/>
              <w:left w:val="nil"/>
              <w:bottom w:val="single" w:sz="8" w:space="0" w:color="auto"/>
              <w:right w:val="nil"/>
            </w:tcBorders>
            <w:shd w:val="clear" w:color="auto" w:fill="auto"/>
            <w:noWrap/>
            <w:vAlign w:val="bottom"/>
          </w:tcPr>
          <w:p w14:paraId="55200669" w14:textId="5E37EF8F" w:rsidR="00971723" w:rsidRPr="00A566C7" w:rsidRDefault="00971723" w:rsidP="00A566C7">
            <w:pPr>
              <w:spacing w:after="0" w:line="240" w:lineRule="auto"/>
              <w:jc w:val="center"/>
              <w:rPr>
                <w:rFonts w:eastAsia="Times New Roman" w:cs="Calibri"/>
                <w:color w:val="000000"/>
                <w:sz w:val="20"/>
                <w:szCs w:val="20"/>
                <w:lang w:val="nl-BE" w:eastAsia="nl-BE"/>
              </w:rPr>
            </w:pPr>
          </w:p>
        </w:tc>
        <w:tc>
          <w:tcPr>
            <w:tcW w:w="840" w:type="dxa"/>
            <w:tcBorders>
              <w:top w:val="nil"/>
              <w:left w:val="nil"/>
              <w:bottom w:val="single" w:sz="8" w:space="0" w:color="auto"/>
              <w:right w:val="nil"/>
            </w:tcBorders>
            <w:shd w:val="clear" w:color="auto" w:fill="auto"/>
            <w:noWrap/>
            <w:vAlign w:val="bottom"/>
          </w:tcPr>
          <w:p w14:paraId="48A2C63B" w14:textId="0005165F" w:rsidR="00971723" w:rsidRPr="00A566C7" w:rsidRDefault="00971723" w:rsidP="00A566C7">
            <w:pPr>
              <w:spacing w:after="0" w:line="240" w:lineRule="auto"/>
              <w:jc w:val="center"/>
              <w:rPr>
                <w:rFonts w:eastAsia="Times New Roman" w:cs="Calibri"/>
                <w:color w:val="000000"/>
                <w:sz w:val="20"/>
                <w:szCs w:val="20"/>
                <w:lang w:val="nl-BE" w:eastAsia="nl-BE"/>
              </w:rPr>
            </w:pPr>
          </w:p>
        </w:tc>
      </w:tr>
    </w:tbl>
    <w:p w14:paraId="6EB2C79A" w14:textId="57261878" w:rsidR="00CC062B" w:rsidRPr="00F579F0" w:rsidRDefault="00F579F0" w:rsidP="00A566C7">
      <w:pPr>
        <w:rPr>
          <w:sz w:val="16"/>
        </w:rPr>
      </w:pPr>
      <w:r w:rsidRPr="00F579F0">
        <w:rPr>
          <w:sz w:val="16"/>
          <w:vertAlign w:val="superscript"/>
        </w:rPr>
        <w:t>a</w:t>
      </w:r>
      <w:r w:rsidRPr="00F579F0">
        <w:rPr>
          <w:sz w:val="16"/>
        </w:rPr>
        <w:t xml:space="preserve"> coefficient of determination, calculated as 1-SSE/SSTO; </w:t>
      </w:r>
      <w:r w:rsidRPr="00F579F0">
        <w:rPr>
          <w:sz w:val="16"/>
          <w:vertAlign w:val="superscript"/>
        </w:rPr>
        <w:t>b</w:t>
      </w:r>
      <w:r w:rsidRPr="00F579F0">
        <w:rPr>
          <w:sz w:val="16"/>
        </w:rPr>
        <w:t xml:space="preserve"> marginal R-squared indicating the variability explained by a linear model with fixed effects only; </w:t>
      </w:r>
      <w:r w:rsidRPr="00F579F0">
        <w:rPr>
          <w:sz w:val="16"/>
          <w:vertAlign w:val="superscript"/>
        </w:rPr>
        <w:t xml:space="preserve">c </w:t>
      </w:r>
      <w:r w:rsidRPr="00F579F0">
        <w:rPr>
          <w:sz w:val="16"/>
        </w:rPr>
        <w:t xml:space="preserve">conditional R-squared indicating the variability explained by the mixed model with both fixed and random effects. </w:t>
      </w:r>
    </w:p>
    <w:p w14:paraId="0B0163A2" w14:textId="0C049947" w:rsidR="006E5863" w:rsidRPr="00A566C7" w:rsidRDefault="00CC062B" w:rsidP="00CC062B">
      <w:r>
        <w:t xml:space="preserve">The </w:t>
      </w:r>
      <w:r w:rsidR="00C0671A">
        <w:t>mixed model with the THI, the time-lagged effect of temperature LHE, the covariates and the cow-individual random effects explains</w:t>
      </w:r>
      <w:r>
        <w:t xml:space="preserve"> 43 to 52% of the variation in the data. </w:t>
      </w:r>
      <w:r w:rsidR="00C46459">
        <w:t xml:space="preserve">The THI only affects daily milk production significantly on the same day in 2 farms, whereas for all farms, the effect of THI differs across lactation stages. The effect of parity was tested as well, but shown not to be significant for all farms. Furthermore, year, season and year*season all significantly affect the daily milk production of the herd. By including a time-lagged effect of heat stress, that was </w:t>
      </w:r>
      <w:r w:rsidR="006E5863">
        <w:t>strongly significant for all farms, we demonstrate that the effect of warm temperatures are often time lagged, as also seen by visually inspecting the individual cows’ time series data</w:t>
      </w:r>
      <w:r w:rsidR="0059588E">
        <w:t xml:space="preserve"> (see also Figure 1)</w:t>
      </w:r>
      <w:r w:rsidR="006E5863">
        <w:t xml:space="preserve">. </w:t>
      </w:r>
      <w:r>
        <w:t>As shown by the difference between the marginal and conditional R², the milk yield level and THI slope of individual cows varies significantly. More specifically, the random effects correlation varies between -0.857 and -0.63</w:t>
      </w:r>
      <w:r w:rsidR="006E5863">
        <w:t>6</w:t>
      </w:r>
      <w:r>
        <w:t>, indicating that cows with higher milk yield as compared to their herd</w:t>
      </w:r>
      <w:r w:rsidR="006E5863">
        <w:t xml:space="preserve"> </w:t>
      </w:r>
      <w:r>
        <w:t xml:space="preserve">mates in similar years, seasons and </w:t>
      </w:r>
      <w:r w:rsidR="006E5863">
        <w:t xml:space="preserve">lactation stages, suffer more from a high THI. More specifically, when a cow produces more milk, its decline in milk production with increasing THI is larger than for a cow with a lower </w:t>
      </w:r>
      <w:r w:rsidR="00971723">
        <w:t xml:space="preserve">daily milk </w:t>
      </w:r>
      <w:r w:rsidR="006E5863">
        <w:t>production.</w:t>
      </w:r>
    </w:p>
    <w:p w14:paraId="386A09F9" w14:textId="570D61E2" w:rsidR="00A566C7" w:rsidRDefault="00A566C7" w:rsidP="000A66AD"/>
    <w:p w14:paraId="12A1A7B3" w14:textId="0704CDBE" w:rsidR="00A566C7" w:rsidRDefault="00A566C7" w:rsidP="00A566C7">
      <w:pPr>
        <w:pStyle w:val="ListParagraph"/>
        <w:numPr>
          <w:ilvl w:val="1"/>
          <w:numId w:val="3"/>
        </w:numPr>
      </w:pPr>
      <w:r>
        <w:t>Activity</w:t>
      </w:r>
    </w:p>
    <w:p w14:paraId="385224AD" w14:textId="17476537" w:rsidR="00A566C7" w:rsidRDefault="00A566C7" w:rsidP="000A66AD">
      <w:r>
        <w:t>Table T3</w:t>
      </w:r>
    </w:p>
    <w:tbl>
      <w:tblPr>
        <w:tblW w:w="7796" w:type="dxa"/>
        <w:tblCellMar>
          <w:left w:w="70" w:type="dxa"/>
          <w:right w:w="70" w:type="dxa"/>
        </w:tblCellMar>
        <w:tblLook w:val="04A0" w:firstRow="1" w:lastRow="0" w:firstColumn="1" w:lastColumn="0" w:noHBand="0" w:noVBand="1"/>
      </w:tblPr>
      <w:tblGrid>
        <w:gridCol w:w="2756"/>
        <w:gridCol w:w="840"/>
        <w:gridCol w:w="840"/>
        <w:gridCol w:w="840"/>
        <w:gridCol w:w="840"/>
        <w:gridCol w:w="840"/>
        <w:gridCol w:w="840"/>
      </w:tblGrid>
      <w:tr w:rsidR="00A566C7" w:rsidRPr="00A566C7" w14:paraId="2E43E64A" w14:textId="77777777" w:rsidTr="00A566C7">
        <w:trPr>
          <w:trHeight w:val="20"/>
        </w:trPr>
        <w:tc>
          <w:tcPr>
            <w:tcW w:w="2756" w:type="dxa"/>
            <w:tcBorders>
              <w:top w:val="single" w:sz="8" w:space="0" w:color="auto"/>
              <w:left w:val="nil"/>
              <w:bottom w:val="single" w:sz="4" w:space="0" w:color="auto"/>
              <w:right w:val="nil"/>
            </w:tcBorders>
            <w:shd w:val="clear" w:color="auto" w:fill="auto"/>
            <w:noWrap/>
            <w:vAlign w:val="bottom"/>
            <w:hideMark/>
          </w:tcPr>
          <w:p w14:paraId="2F731A99" w14:textId="77777777" w:rsidR="00A566C7" w:rsidRPr="00A566C7" w:rsidRDefault="00A566C7" w:rsidP="00A566C7">
            <w:pPr>
              <w:spacing w:after="0" w:line="240" w:lineRule="auto"/>
              <w:rPr>
                <w:rFonts w:eastAsia="Times New Roman" w:cs="Calibri"/>
                <w:b/>
                <w:bCs/>
                <w:color w:val="000000"/>
                <w:sz w:val="20"/>
                <w:szCs w:val="20"/>
                <w:lang w:eastAsia="nl-BE"/>
              </w:rPr>
            </w:pPr>
            <w:bookmarkStart w:id="3" w:name="RANGE!B2:H18"/>
            <w:r w:rsidRPr="00A566C7">
              <w:rPr>
                <w:rFonts w:eastAsia="Times New Roman" w:cs="Calibri"/>
                <w:b/>
                <w:bCs/>
                <w:color w:val="000000"/>
                <w:sz w:val="20"/>
                <w:szCs w:val="20"/>
                <w:lang w:eastAsia="nl-BE"/>
              </w:rPr>
              <w:t>Daily activity</w:t>
            </w:r>
            <w:bookmarkEnd w:id="3"/>
          </w:p>
        </w:tc>
        <w:tc>
          <w:tcPr>
            <w:tcW w:w="840" w:type="dxa"/>
            <w:tcBorders>
              <w:top w:val="single" w:sz="8" w:space="0" w:color="auto"/>
              <w:left w:val="nil"/>
              <w:bottom w:val="single" w:sz="4" w:space="0" w:color="auto"/>
              <w:right w:val="nil"/>
            </w:tcBorders>
            <w:shd w:val="clear" w:color="auto" w:fill="auto"/>
            <w:noWrap/>
            <w:vAlign w:val="bottom"/>
            <w:hideMark/>
          </w:tcPr>
          <w:p w14:paraId="6DD036A6" w14:textId="77777777" w:rsidR="00A566C7" w:rsidRPr="00A566C7" w:rsidRDefault="00A566C7" w:rsidP="00A566C7">
            <w:pPr>
              <w:spacing w:after="0" w:line="240" w:lineRule="auto"/>
              <w:jc w:val="center"/>
              <w:rPr>
                <w:rFonts w:eastAsia="Times New Roman" w:cs="Calibri"/>
                <w:b/>
                <w:bCs/>
                <w:color w:val="000000"/>
                <w:sz w:val="20"/>
                <w:szCs w:val="20"/>
                <w:lang w:eastAsia="nl-BE"/>
              </w:rPr>
            </w:pPr>
            <w:r w:rsidRPr="00A566C7">
              <w:rPr>
                <w:rFonts w:eastAsia="Times New Roman" w:cs="Calibri"/>
                <w:b/>
                <w:bCs/>
                <w:color w:val="000000"/>
                <w:sz w:val="20"/>
                <w:szCs w:val="20"/>
                <w:lang w:eastAsia="nl-BE"/>
              </w:rPr>
              <w:t>farm 1</w:t>
            </w:r>
          </w:p>
        </w:tc>
        <w:tc>
          <w:tcPr>
            <w:tcW w:w="840" w:type="dxa"/>
            <w:tcBorders>
              <w:top w:val="single" w:sz="8" w:space="0" w:color="auto"/>
              <w:left w:val="nil"/>
              <w:bottom w:val="single" w:sz="4" w:space="0" w:color="auto"/>
              <w:right w:val="nil"/>
            </w:tcBorders>
            <w:shd w:val="clear" w:color="auto" w:fill="auto"/>
            <w:noWrap/>
            <w:vAlign w:val="bottom"/>
            <w:hideMark/>
          </w:tcPr>
          <w:p w14:paraId="67CD6853" w14:textId="77777777" w:rsidR="00A566C7" w:rsidRPr="00A566C7" w:rsidRDefault="00A566C7" w:rsidP="00A566C7">
            <w:pPr>
              <w:spacing w:after="0" w:line="240" w:lineRule="auto"/>
              <w:jc w:val="center"/>
              <w:rPr>
                <w:rFonts w:eastAsia="Times New Roman" w:cs="Calibri"/>
                <w:b/>
                <w:bCs/>
                <w:color w:val="000000"/>
                <w:sz w:val="20"/>
                <w:szCs w:val="20"/>
                <w:lang w:eastAsia="nl-BE"/>
              </w:rPr>
            </w:pPr>
            <w:r w:rsidRPr="00A566C7">
              <w:rPr>
                <w:rFonts w:eastAsia="Times New Roman" w:cs="Calibri"/>
                <w:b/>
                <w:bCs/>
                <w:color w:val="000000"/>
                <w:sz w:val="20"/>
                <w:szCs w:val="20"/>
                <w:lang w:eastAsia="nl-BE"/>
              </w:rPr>
              <w:t>farm 2</w:t>
            </w:r>
          </w:p>
        </w:tc>
        <w:tc>
          <w:tcPr>
            <w:tcW w:w="840" w:type="dxa"/>
            <w:tcBorders>
              <w:top w:val="single" w:sz="8" w:space="0" w:color="auto"/>
              <w:left w:val="nil"/>
              <w:bottom w:val="single" w:sz="4" w:space="0" w:color="auto"/>
              <w:right w:val="nil"/>
            </w:tcBorders>
            <w:shd w:val="clear" w:color="auto" w:fill="auto"/>
            <w:noWrap/>
            <w:vAlign w:val="bottom"/>
            <w:hideMark/>
          </w:tcPr>
          <w:p w14:paraId="4E283941" w14:textId="77777777" w:rsidR="00A566C7" w:rsidRPr="00A566C7" w:rsidRDefault="00A566C7" w:rsidP="00A566C7">
            <w:pPr>
              <w:spacing w:after="0" w:line="240" w:lineRule="auto"/>
              <w:jc w:val="center"/>
              <w:rPr>
                <w:rFonts w:eastAsia="Times New Roman" w:cs="Calibri"/>
                <w:b/>
                <w:bCs/>
                <w:color w:val="000000"/>
                <w:sz w:val="20"/>
                <w:szCs w:val="20"/>
                <w:lang w:eastAsia="nl-BE"/>
              </w:rPr>
            </w:pPr>
            <w:r w:rsidRPr="00A566C7">
              <w:rPr>
                <w:rFonts w:eastAsia="Times New Roman" w:cs="Calibri"/>
                <w:b/>
                <w:bCs/>
                <w:color w:val="000000"/>
                <w:sz w:val="20"/>
                <w:szCs w:val="20"/>
                <w:lang w:eastAsia="nl-BE"/>
              </w:rPr>
              <w:t>farm 3</w:t>
            </w:r>
          </w:p>
        </w:tc>
        <w:tc>
          <w:tcPr>
            <w:tcW w:w="840" w:type="dxa"/>
            <w:tcBorders>
              <w:top w:val="single" w:sz="8" w:space="0" w:color="auto"/>
              <w:left w:val="nil"/>
              <w:bottom w:val="single" w:sz="4" w:space="0" w:color="auto"/>
              <w:right w:val="nil"/>
            </w:tcBorders>
            <w:shd w:val="clear" w:color="auto" w:fill="auto"/>
            <w:noWrap/>
            <w:vAlign w:val="bottom"/>
            <w:hideMark/>
          </w:tcPr>
          <w:p w14:paraId="78294B2D" w14:textId="77777777" w:rsidR="00A566C7" w:rsidRPr="00A566C7" w:rsidRDefault="00A566C7" w:rsidP="00A566C7">
            <w:pPr>
              <w:spacing w:after="0" w:line="240" w:lineRule="auto"/>
              <w:jc w:val="center"/>
              <w:rPr>
                <w:rFonts w:eastAsia="Times New Roman" w:cs="Calibri"/>
                <w:b/>
                <w:bCs/>
                <w:color w:val="000000"/>
                <w:sz w:val="20"/>
                <w:szCs w:val="20"/>
                <w:lang w:eastAsia="nl-BE"/>
              </w:rPr>
            </w:pPr>
            <w:r w:rsidRPr="00A566C7">
              <w:rPr>
                <w:rFonts w:eastAsia="Times New Roman" w:cs="Calibri"/>
                <w:b/>
                <w:bCs/>
                <w:color w:val="000000"/>
                <w:sz w:val="20"/>
                <w:szCs w:val="20"/>
                <w:lang w:eastAsia="nl-BE"/>
              </w:rPr>
              <w:t>farm 4</w:t>
            </w:r>
          </w:p>
        </w:tc>
        <w:tc>
          <w:tcPr>
            <w:tcW w:w="840" w:type="dxa"/>
            <w:tcBorders>
              <w:top w:val="single" w:sz="8" w:space="0" w:color="auto"/>
              <w:left w:val="nil"/>
              <w:bottom w:val="single" w:sz="4" w:space="0" w:color="auto"/>
              <w:right w:val="nil"/>
            </w:tcBorders>
            <w:shd w:val="clear" w:color="auto" w:fill="auto"/>
            <w:noWrap/>
            <w:vAlign w:val="bottom"/>
            <w:hideMark/>
          </w:tcPr>
          <w:p w14:paraId="6335F202" w14:textId="77777777" w:rsidR="00A566C7" w:rsidRPr="00A566C7" w:rsidRDefault="00A566C7" w:rsidP="00A566C7">
            <w:pPr>
              <w:spacing w:after="0" w:line="240" w:lineRule="auto"/>
              <w:jc w:val="center"/>
              <w:rPr>
                <w:rFonts w:eastAsia="Times New Roman" w:cs="Calibri"/>
                <w:b/>
                <w:bCs/>
                <w:color w:val="000000"/>
                <w:sz w:val="20"/>
                <w:szCs w:val="20"/>
                <w:lang w:eastAsia="nl-BE"/>
              </w:rPr>
            </w:pPr>
            <w:r w:rsidRPr="00A566C7">
              <w:rPr>
                <w:rFonts w:eastAsia="Times New Roman" w:cs="Calibri"/>
                <w:b/>
                <w:bCs/>
                <w:color w:val="000000"/>
                <w:sz w:val="20"/>
                <w:szCs w:val="20"/>
                <w:lang w:eastAsia="nl-BE"/>
              </w:rPr>
              <w:t>farm 5</w:t>
            </w:r>
          </w:p>
        </w:tc>
        <w:tc>
          <w:tcPr>
            <w:tcW w:w="840" w:type="dxa"/>
            <w:tcBorders>
              <w:top w:val="single" w:sz="8" w:space="0" w:color="auto"/>
              <w:left w:val="nil"/>
              <w:bottom w:val="single" w:sz="4" w:space="0" w:color="auto"/>
              <w:right w:val="nil"/>
            </w:tcBorders>
            <w:shd w:val="clear" w:color="auto" w:fill="auto"/>
            <w:noWrap/>
            <w:vAlign w:val="bottom"/>
            <w:hideMark/>
          </w:tcPr>
          <w:p w14:paraId="27922FE3" w14:textId="77777777" w:rsidR="00A566C7" w:rsidRPr="00A566C7" w:rsidRDefault="00A566C7" w:rsidP="00A566C7">
            <w:pPr>
              <w:spacing w:after="0" w:line="240" w:lineRule="auto"/>
              <w:jc w:val="center"/>
              <w:rPr>
                <w:rFonts w:eastAsia="Times New Roman" w:cs="Calibri"/>
                <w:b/>
                <w:bCs/>
                <w:color w:val="000000"/>
                <w:sz w:val="20"/>
                <w:szCs w:val="20"/>
                <w:lang w:eastAsia="nl-BE"/>
              </w:rPr>
            </w:pPr>
            <w:r w:rsidRPr="00A566C7">
              <w:rPr>
                <w:rFonts w:eastAsia="Times New Roman" w:cs="Calibri"/>
                <w:b/>
                <w:bCs/>
                <w:color w:val="000000"/>
                <w:sz w:val="20"/>
                <w:szCs w:val="20"/>
                <w:lang w:eastAsia="nl-BE"/>
              </w:rPr>
              <w:t>farm 6</w:t>
            </w:r>
          </w:p>
        </w:tc>
      </w:tr>
      <w:tr w:rsidR="00F579F0" w:rsidRPr="00A566C7" w14:paraId="4A8A886B" w14:textId="77777777" w:rsidTr="00A566C7">
        <w:trPr>
          <w:trHeight w:val="20"/>
        </w:trPr>
        <w:tc>
          <w:tcPr>
            <w:tcW w:w="2756" w:type="dxa"/>
            <w:tcBorders>
              <w:top w:val="nil"/>
              <w:left w:val="nil"/>
              <w:bottom w:val="nil"/>
              <w:right w:val="nil"/>
            </w:tcBorders>
            <w:shd w:val="clear" w:color="auto" w:fill="auto"/>
            <w:noWrap/>
            <w:vAlign w:val="bottom"/>
            <w:hideMark/>
          </w:tcPr>
          <w:p w14:paraId="7DE68204" w14:textId="1E323FC9" w:rsidR="00F579F0" w:rsidRPr="00A566C7" w:rsidRDefault="00F579F0" w:rsidP="00F579F0">
            <w:pPr>
              <w:spacing w:after="0" w:line="240" w:lineRule="auto"/>
              <w:rPr>
                <w:rFonts w:eastAsia="Times New Roman" w:cs="Calibri"/>
                <w:b/>
                <w:bCs/>
                <w:color w:val="000000"/>
                <w:sz w:val="20"/>
                <w:szCs w:val="20"/>
                <w:lang w:eastAsia="nl-BE"/>
              </w:rPr>
            </w:pPr>
            <w:r w:rsidRPr="00A566C7">
              <w:rPr>
                <w:rFonts w:eastAsia="Times New Roman" w:cs="Calibri"/>
                <w:b/>
                <w:bCs/>
                <w:color w:val="000000"/>
                <w:sz w:val="20"/>
                <w:szCs w:val="20"/>
                <w:lang w:val="nl-BE" w:eastAsia="nl-BE"/>
              </w:rPr>
              <w:t>R</w:t>
            </w:r>
            <w:r>
              <w:rPr>
                <w:rFonts w:eastAsia="Times New Roman" w:cs="Calibri"/>
                <w:b/>
                <w:bCs/>
                <w:color w:val="000000"/>
                <w:sz w:val="20"/>
                <w:szCs w:val="20"/>
                <w:lang w:val="nl-BE" w:eastAsia="nl-BE"/>
              </w:rPr>
              <w:t>²</w:t>
            </w:r>
            <w:r w:rsidRPr="00F579F0">
              <w:rPr>
                <w:rFonts w:eastAsia="Times New Roman" w:cs="Calibri"/>
                <w:bCs/>
                <w:color w:val="000000"/>
                <w:sz w:val="20"/>
                <w:szCs w:val="20"/>
                <w:vertAlign w:val="superscript"/>
                <w:lang w:val="nl-BE" w:eastAsia="nl-BE"/>
              </w:rPr>
              <w:t>a</w:t>
            </w:r>
          </w:p>
        </w:tc>
        <w:tc>
          <w:tcPr>
            <w:tcW w:w="840" w:type="dxa"/>
            <w:tcBorders>
              <w:top w:val="nil"/>
              <w:left w:val="nil"/>
              <w:bottom w:val="nil"/>
              <w:right w:val="nil"/>
            </w:tcBorders>
            <w:shd w:val="clear" w:color="auto" w:fill="auto"/>
            <w:noWrap/>
            <w:vAlign w:val="bottom"/>
            <w:hideMark/>
          </w:tcPr>
          <w:p w14:paraId="0F16CB31" w14:textId="77777777" w:rsidR="00F579F0" w:rsidRPr="00A566C7" w:rsidRDefault="00F579F0" w:rsidP="00F579F0">
            <w:pPr>
              <w:spacing w:after="0" w:line="240" w:lineRule="auto"/>
              <w:jc w:val="center"/>
              <w:rPr>
                <w:rFonts w:eastAsia="Times New Roman" w:cs="Calibri"/>
                <w:color w:val="000000"/>
                <w:sz w:val="20"/>
                <w:szCs w:val="20"/>
                <w:lang w:eastAsia="nl-BE"/>
              </w:rPr>
            </w:pPr>
            <w:r w:rsidRPr="00A566C7">
              <w:rPr>
                <w:rFonts w:eastAsia="Times New Roman" w:cs="Calibri"/>
                <w:color w:val="000000"/>
                <w:sz w:val="20"/>
                <w:szCs w:val="20"/>
                <w:lang w:eastAsia="nl-BE"/>
              </w:rPr>
              <w:t>0.511</w:t>
            </w:r>
          </w:p>
        </w:tc>
        <w:tc>
          <w:tcPr>
            <w:tcW w:w="840" w:type="dxa"/>
            <w:tcBorders>
              <w:top w:val="nil"/>
              <w:left w:val="nil"/>
              <w:bottom w:val="nil"/>
              <w:right w:val="nil"/>
            </w:tcBorders>
            <w:shd w:val="clear" w:color="auto" w:fill="auto"/>
            <w:noWrap/>
            <w:vAlign w:val="bottom"/>
            <w:hideMark/>
          </w:tcPr>
          <w:p w14:paraId="787DD477" w14:textId="77777777" w:rsidR="00F579F0" w:rsidRPr="00A566C7" w:rsidRDefault="00F579F0" w:rsidP="00F579F0">
            <w:pPr>
              <w:spacing w:after="0" w:line="240" w:lineRule="auto"/>
              <w:jc w:val="center"/>
              <w:rPr>
                <w:rFonts w:eastAsia="Times New Roman" w:cs="Calibri"/>
                <w:color w:val="000000"/>
                <w:sz w:val="20"/>
                <w:szCs w:val="20"/>
                <w:lang w:eastAsia="nl-BE"/>
              </w:rPr>
            </w:pPr>
            <w:r w:rsidRPr="00A566C7">
              <w:rPr>
                <w:rFonts w:eastAsia="Times New Roman" w:cs="Calibri"/>
                <w:color w:val="000000"/>
                <w:sz w:val="20"/>
                <w:szCs w:val="20"/>
                <w:lang w:eastAsia="nl-BE"/>
              </w:rPr>
              <w:t>0.528</w:t>
            </w:r>
          </w:p>
        </w:tc>
        <w:tc>
          <w:tcPr>
            <w:tcW w:w="840" w:type="dxa"/>
            <w:tcBorders>
              <w:top w:val="nil"/>
              <w:left w:val="nil"/>
              <w:bottom w:val="nil"/>
              <w:right w:val="nil"/>
            </w:tcBorders>
            <w:shd w:val="clear" w:color="auto" w:fill="auto"/>
            <w:noWrap/>
            <w:vAlign w:val="bottom"/>
            <w:hideMark/>
          </w:tcPr>
          <w:p w14:paraId="0E4CC5E1" w14:textId="77777777" w:rsidR="00F579F0" w:rsidRPr="00A566C7" w:rsidRDefault="00F579F0" w:rsidP="00F579F0">
            <w:pPr>
              <w:spacing w:after="0" w:line="240" w:lineRule="auto"/>
              <w:jc w:val="center"/>
              <w:rPr>
                <w:rFonts w:eastAsia="Times New Roman" w:cs="Calibri"/>
                <w:color w:val="000000"/>
                <w:sz w:val="20"/>
                <w:szCs w:val="20"/>
                <w:lang w:eastAsia="nl-BE"/>
              </w:rPr>
            </w:pPr>
            <w:r w:rsidRPr="00A566C7">
              <w:rPr>
                <w:rFonts w:eastAsia="Times New Roman" w:cs="Calibri"/>
                <w:color w:val="000000"/>
                <w:sz w:val="20"/>
                <w:szCs w:val="20"/>
                <w:lang w:eastAsia="nl-BE"/>
              </w:rPr>
              <w:t>0.446</w:t>
            </w:r>
          </w:p>
        </w:tc>
        <w:tc>
          <w:tcPr>
            <w:tcW w:w="840" w:type="dxa"/>
            <w:tcBorders>
              <w:top w:val="nil"/>
              <w:left w:val="nil"/>
              <w:bottom w:val="nil"/>
              <w:right w:val="nil"/>
            </w:tcBorders>
            <w:shd w:val="clear" w:color="auto" w:fill="auto"/>
            <w:noWrap/>
            <w:vAlign w:val="bottom"/>
            <w:hideMark/>
          </w:tcPr>
          <w:p w14:paraId="32500AE7" w14:textId="77777777" w:rsidR="00F579F0" w:rsidRPr="00A566C7" w:rsidRDefault="00F579F0" w:rsidP="00F579F0">
            <w:pPr>
              <w:spacing w:after="0" w:line="240" w:lineRule="auto"/>
              <w:jc w:val="center"/>
              <w:rPr>
                <w:rFonts w:eastAsia="Times New Roman" w:cs="Calibri"/>
                <w:color w:val="000000"/>
                <w:sz w:val="20"/>
                <w:szCs w:val="20"/>
                <w:lang w:eastAsia="nl-BE"/>
              </w:rPr>
            </w:pPr>
            <w:r w:rsidRPr="00A566C7">
              <w:rPr>
                <w:rFonts w:eastAsia="Times New Roman" w:cs="Calibri"/>
                <w:color w:val="000000"/>
                <w:sz w:val="20"/>
                <w:szCs w:val="20"/>
                <w:lang w:eastAsia="nl-BE"/>
              </w:rPr>
              <w:t>0.542</w:t>
            </w:r>
          </w:p>
        </w:tc>
        <w:tc>
          <w:tcPr>
            <w:tcW w:w="840" w:type="dxa"/>
            <w:tcBorders>
              <w:top w:val="nil"/>
              <w:left w:val="nil"/>
              <w:bottom w:val="nil"/>
              <w:right w:val="nil"/>
            </w:tcBorders>
            <w:shd w:val="clear" w:color="auto" w:fill="auto"/>
            <w:noWrap/>
            <w:vAlign w:val="bottom"/>
            <w:hideMark/>
          </w:tcPr>
          <w:p w14:paraId="43BF024E" w14:textId="77777777" w:rsidR="00F579F0" w:rsidRPr="00A566C7" w:rsidRDefault="00F579F0" w:rsidP="00F579F0">
            <w:pPr>
              <w:spacing w:after="0" w:line="240" w:lineRule="auto"/>
              <w:jc w:val="center"/>
              <w:rPr>
                <w:rFonts w:eastAsia="Times New Roman" w:cs="Calibri"/>
                <w:color w:val="000000"/>
                <w:sz w:val="20"/>
                <w:szCs w:val="20"/>
                <w:lang w:eastAsia="nl-BE"/>
              </w:rPr>
            </w:pPr>
            <w:r w:rsidRPr="00A566C7">
              <w:rPr>
                <w:rFonts w:eastAsia="Times New Roman" w:cs="Calibri"/>
                <w:color w:val="000000"/>
                <w:sz w:val="20"/>
                <w:szCs w:val="20"/>
                <w:lang w:eastAsia="nl-BE"/>
              </w:rPr>
              <w:t>0.490</w:t>
            </w:r>
          </w:p>
        </w:tc>
        <w:tc>
          <w:tcPr>
            <w:tcW w:w="840" w:type="dxa"/>
            <w:tcBorders>
              <w:top w:val="nil"/>
              <w:left w:val="nil"/>
              <w:bottom w:val="nil"/>
              <w:right w:val="nil"/>
            </w:tcBorders>
            <w:shd w:val="clear" w:color="auto" w:fill="auto"/>
            <w:noWrap/>
            <w:vAlign w:val="bottom"/>
            <w:hideMark/>
          </w:tcPr>
          <w:p w14:paraId="11C841A1" w14:textId="77777777" w:rsidR="00F579F0" w:rsidRPr="00A566C7" w:rsidRDefault="00F579F0" w:rsidP="00F579F0">
            <w:pPr>
              <w:spacing w:after="0" w:line="240" w:lineRule="auto"/>
              <w:jc w:val="center"/>
              <w:rPr>
                <w:rFonts w:eastAsia="Times New Roman" w:cs="Calibri"/>
                <w:color w:val="000000"/>
                <w:sz w:val="20"/>
                <w:szCs w:val="20"/>
                <w:lang w:eastAsia="nl-BE"/>
              </w:rPr>
            </w:pPr>
            <w:r w:rsidRPr="00A566C7">
              <w:rPr>
                <w:rFonts w:eastAsia="Times New Roman" w:cs="Calibri"/>
                <w:color w:val="000000"/>
                <w:sz w:val="20"/>
                <w:szCs w:val="20"/>
                <w:lang w:eastAsia="nl-BE"/>
              </w:rPr>
              <w:t>0.616</w:t>
            </w:r>
          </w:p>
        </w:tc>
      </w:tr>
      <w:tr w:rsidR="00F579F0" w:rsidRPr="00A566C7" w14:paraId="512245B9" w14:textId="77777777" w:rsidTr="00A566C7">
        <w:trPr>
          <w:trHeight w:val="20"/>
        </w:trPr>
        <w:tc>
          <w:tcPr>
            <w:tcW w:w="2756" w:type="dxa"/>
            <w:tcBorders>
              <w:top w:val="nil"/>
              <w:left w:val="nil"/>
              <w:bottom w:val="nil"/>
              <w:right w:val="nil"/>
            </w:tcBorders>
            <w:shd w:val="clear" w:color="auto" w:fill="auto"/>
            <w:noWrap/>
            <w:vAlign w:val="bottom"/>
            <w:hideMark/>
          </w:tcPr>
          <w:p w14:paraId="3FA03CEC" w14:textId="2745F2FA" w:rsidR="00F579F0" w:rsidRPr="00A566C7" w:rsidRDefault="00F579F0" w:rsidP="00F579F0">
            <w:pPr>
              <w:spacing w:after="0" w:line="240" w:lineRule="auto"/>
              <w:rPr>
                <w:rFonts w:eastAsia="Times New Roman" w:cs="Calibri"/>
                <w:b/>
                <w:bCs/>
                <w:color w:val="000000"/>
                <w:sz w:val="20"/>
                <w:szCs w:val="20"/>
                <w:lang w:eastAsia="nl-BE"/>
              </w:rPr>
            </w:pPr>
            <w:r w:rsidRPr="00A566C7">
              <w:rPr>
                <w:rFonts w:eastAsia="Times New Roman" w:cs="Calibri"/>
                <w:b/>
                <w:bCs/>
                <w:color w:val="000000"/>
                <w:sz w:val="20"/>
                <w:szCs w:val="20"/>
                <w:lang w:val="nl-BE" w:eastAsia="nl-BE"/>
              </w:rPr>
              <w:t>R</w:t>
            </w:r>
            <w:r>
              <w:rPr>
                <w:rFonts w:eastAsia="Times New Roman" w:cs="Calibri"/>
                <w:b/>
                <w:bCs/>
                <w:color w:val="000000"/>
                <w:sz w:val="20"/>
                <w:szCs w:val="20"/>
                <w:lang w:val="nl-BE" w:eastAsia="nl-BE"/>
              </w:rPr>
              <w:t>²</w:t>
            </w:r>
            <w:r w:rsidRPr="00A566C7">
              <w:rPr>
                <w:rFonts w:eastAsia="Times New Roman" w:cs="Calibri"/>
                <w:b/>
                <w:bCs/>
                <w:color w:val="000000"/>
                <w:sz w:val="20"/>
                <w:szCs w:val="20"/>
                <w:lang w:val="nl-BE" w:eastAsia="nl-BE"/>
              </w:rPr>
              <w:t>(m)</w:t>
            </w:r>
            <w:r w:rsidRPr="00F579F0">
              <w:rPr>
                <w:rFonts w:eastAsia="Times New Roman" w:cs="Calibri"/>
                <w:bCs/>
                <w:color w:val="000000"/>
                <w:sz w:val="20"/>
                <w:szCs w:val="20"/>
                <w:vertAlign w:val="superscript"/>
                <w:lang w:val="nl-BE" w:eastAsia="nl-BE"/>
              </w:rPr>
              <w:t>b</w:t>
            </w:r>
          </w:p>
        </w:tc>
        <w:tc>
          <w:tcPr>
            <w:tcW w:w="840" w:type="dxa"/>
            <w:tcBorders>
              <w:top w:val="nil"/>
              <w:left w:val="nil"/>
              <w:bottom w:val="nil"/>
              <w:right w:val="nil"/>
            </w:tcBorders>
            <w:shd w:val="clear" w:color="auto" w:fill="auto"/>
            <w:noWrap/>
            <w:vAlign w:val="bottom"/>
            <w:hideMark/>
          </w:tcPr>
          <w:p w14:paraId="014E1197" w14:textId="77777777" w:rsidR="00F579F0" w:rsidRPr="00A566C7" w:rsidRDefault="00F579F0" w:rsidP="00F579F0">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eastAsia="nl-BE"/>
              </w:rPr>
              <w:t>0</w:t>
            </w:r>
            <w:r w:rsidRPr="00A566C7">
              <w:rPr>
                <w:rFonts w:eastAsia="Times New Roman" w:cs="Calibri"/>
                <w:color w:val="000000"/>
                <w:sz w:val="20"/>
                <w:szCs w:val="20"/>
                <w:lang w:val="nl-BE" w:eastAsia="nl-BE"/>
              </w:rPr>
              <w:t>.490</w:t>
            </w:r>
          </w:p>
        </w:tc>
        <w:tc>
          <w:tcPr>
            <w:tcW w:w="840" w:type="dxa"/>
            <w:tcBorders>
              <w:top w:val="nil"/>
              <w:left w:val="nil"/>
              <w:bottom w:val="nil"/>
              <w:right w:val="nil"/>
            </w:tcBorders>
            <w:shd w:val="clear" w:color="auto" w:fill="auto"/>
            <w:noWrap/>
            <w:vAlign w:val="bottom"/>
            <w:hideMark/>
          </w:tcPr>
          <w:p w14:paraId="2B0577E4" w14:textId="77777777" w:rsidR="00F579F0" w:rsidRPr="00A566C7" w:rsidRDefault="00F579F0" w:rsidP="00F579F0">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0.483</w:t>
            </w:r>
          </w:p>
        </w:tc>
        <w:tc>
          <w:tcPr>
            <w:tcW w:w="840" w:type="dxa"/>
            <w:tcBorders>
              <w:top w:val="nil"/>
              <w:left w:val="nil"/>
              <w:bottom w:val="nil"/>
              <w:right w:val="nil"/>
            </w:tcBorders>
            <w:shd w:val="clear" w:color="auto" w:fill="auto"/>
            <w:noWrap/>
            <w:vAlign w:val="bottom"/>
            <w:hideMark/>
          </w:tcPr>
          <w:p w14:paraId="0BD53BDA" w14:textId="77777777" w:rsidR="00F579F0" w:rsidRPr="00A566C7" w:rsidRDefault="00F579F0" w:rsidP="00F579F0">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0.480</w:t>
            </w:r>
          </w:p>
        </w:tc>
        <w:tc>
          <w:tcPr>
            <w:tcW w:w="840" w:type="dxa"/>
            <w:tcBorders>
              <w:top w:val="nil"/>
              <w:left w:val="nil"/>
              <w:bottom w:val="nil"/>
              <w:right w:val="nil"/>
            </w:tcBorders>
            <w:shd w:val="clear" w:color="auto" w:fill="auto"/>
            <w:noWrap/>
            <w:vAlign w:val="bottom"/>
            <w:hideMark/>
          </w:tcPr>
          <w:p w14:paraId="0E65C6E5" w14:textId="77777777" w:rsidR="00F579F0" w:rsidRPr="00A566C7" w:rsidRDefault="00F579F0" w:rsidP="00F579F0">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0.484</w:t>
            </w:r>
          </w:p>
        </w:tc>
        <w:tc>
          <w:tcPr>
            <w:tcW w:w="840" w:type="dxa"/>
            <w:tcBorders>
              <w:top w:val="nil"/>
              <w:left w:val="nil"/>
              <w:bottom w:val="nil"/>
              <w:right w:val="nil"/>
            </w:tcBorders>
            <w:shd w:val="clear" w:color="auto" w:fill="auto"/>
            <w:noWrap/>
            <w:vAlign w:val="bottom"/>
            <w:hideMark/>
          </w:tcPr>
          <w:p w14:paraId="718BECDC" w14:textId="77777777" w:rsidR="00F579F0" w:rsidRPr="00A566C7" w:rsidRDefault="00F579F0" w:rsidP="00F579F0">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0.452</w:t>
            </w:r>
          </w:p>
        </w:tc>
        <w:tc>
          <w:tcPr>
            <w:tcW w:w="840" w:type="dxa"/>
            <w:tcBorders>
              <w:top w:val="nil"/>
              <w:left w:val="nil"/>
              <w:bottom w:val="nil"/>
              <w:right w:val="nil"/>
            </w:tcBorders>
            <w:shd w:val="clear" w:color="auto" w:fill="auto"/>
            <w:noWrap/>
            <w:vAlign w:val="bottom"/>
            <w:hideMark/>
          </w:tcPr>
          <w:p w14:paraId="200A95D1" w14:textId="77777777" w:rsidR="00F579F0" w:rsidRPr="00A566C7" w:rsidRDefault="00F579F0" w:rsidP="00F579F0">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0.474</w:t>
            </w:r>
          </w:p>
        </w:tc>
      </w:tr>
      <w:tr w:rsidR="00F579F0" w:rsidRPr="00A566C7" w14:paraId="6FF809A2" w14:textId="77777777" w:rsidTr="00A566C7">
        <w:trPr>
          <w:trHeight w:val="20"/>
        </w:trPr>
        <w:tc>
          <w:tcPr>
            <w:tcW w:w="2756" w:type="dxa"/>
            <w:tcBorders>
              <w:top w:val="nil"/>
              <w:left w:val="nil"/>
              <w:bottom w:val="single" w:sz="4" w:space="0" w:color="auto"/>
              <w:right w:val="nil"/>
            </w:tcBorders>
            <w:shd w:val="clear" w:color="auto" w:fill="auto"/>
            <w:noWrap/>
            <w:vAlign w:val="bottom"/>
            <w:hideMark/>
          </w:tcPr>
          <w:p w14:paraId="2AD99909" w14:textId="7B527D88" w:rsidR="00F579F0" w:rsidRPr="00A566C7" w:rsidRDefault="00F579F0" w:rsidP="00F579F0">
            <w:pPr>
              <w:spacing w:after="0" w:line="240" w:lineRule="auto"/>
              <w:rPr>
                <w:rFonts w:eastAsia="Times New Roman" w:cs="Calibri"/>
                <w:b/>
                <w:bCs/>
                <w:color w:val="000000"/>
                <w:sz w:val="20"/>
                <w:szCs w:val="20"/>
                <w:lang w:val="nl-BE" w:eastAsia="nl-BE"/>
              </w:rPr>
            </w:pPr>
            <w:r w:rsidRPr="00A566C7">
              <w:rPr>
                <w:rFonts w:eastAsia="Times New Roman" w:cs="Calibri"/>
                <w:b/>
                <w:bCs/>
                <w:color w:val="000000"/>
                <w:sz w:val="20"/>
                <w:szCs w:val="20"/>
                <w:lang w:val="nl-BE" w:eastAsia="nl-BE"/>
              </w:rPr>
              <w:t>R</w:t>
            </w:r>
            <w:r>
              <w:rPr>
                <w:rFonts w:eastAsia="Times New Roman" w:cs="Calibri"/>
                <w:b/>
                <w:bCs/>
                <w:color w:val="000000"/>
                <w:sz w:val="20"/>
                <w:szCs w:val="20"/>
                <w:lang w:val="nl-BE" w:eastAsia="nl-BE"/>
              </w:rPr>
              <w:t>²</w:t>
            </w:r>
            <w:r w:rsidRPr="00A566C7">
              <w:rPr>
                <w:rFonts w:eastAsia="Times New Roman" w:cs="Calibri"/>
                <w:b/>
                <w:bCs/>
                <w:color w:val="000000"/>
                <w:sz w:val="20"/>
                <w:szCs w:val="20"/>
                <w:lang w:val="nl-BE" w:eastAsia="nl-BE"/>
              </w:rPr>
              <w:t>(c)</w:t>
            </w:r>
            <w:r w:rsidRPr="00F579F0">
              <w:rPr>
                <w:rFonts w:eastAsia="Times New Roman" w:cs="Calibri"/>
                <w:bCs/>
                <w:color w:val="000000"/>
                <w:sz w:val="20"/>
                <w:szCs w:val="20"/>
                <w:vertAlign w:val="superscript"/>
                <w:lang w:val="nl-BE" w:eastAsia="nl-BE"/>
              </w:rPr>
              <w:t>c</w:t>
            </w:r>
          </w:p>
        </w:tc>
        <w:tc>
          <w:tcPr>
            <w:tcW w:w="840" w:type="dxa"/>
            <w:tcBorders>
              <w:top w:val="nil"/>
              <w:left w:val="nil"/>
              <w:bottom w:val="single" w:sz="4" w:space="0" w:color="auto"/>
              <w:right w:val="nil"/>
            </w:tcBorders>
            <w:shd w:val="clear" w:color="auto" w:fill="auto"/>
            <w:noWrap/>
            <w:vAlign w:val="bottom"/>
            <w:hideMark/>
          </w:tcPr>
          <w:p w14:paraId="78D0A50A" w14:textId="77777777" w:rsidR="00F579F0" w:rsidRPr="00A566C7" w:rsidRDefault="00F579F0" w:rsidP="00F579F0">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0.827</w:t>
            </w:r>
          </w:p>
        </w:tc>
        <w:tc>
          <w:tcPr>
            <w:tcW w:w="840" w:type="dxa"/>
            <w:tcBorders>
              <w:top w:val="nil"/>
              <w:left w:val="nil"/>
              <w:bottom w:val="single" w:sz="4" w:space="0" w:color="auto"/>
              <w:right w:val="nil"/>
            </w:tcBorders>
            <w:shd w:val="clear" w:color="auto" w:fill="auto"/>
            <w:noWrap/>
            <w:vAlign w:val="bottom"/>
            <w:hideMark/>
          </w:tcPr>
          <w:p w14:paraId="7758685D" w14:textId="77777777" w:rsidR="00F579F0" w:rsidRPr="00A566C7" w:rsidRDefault="00F579F0" w:rsidP="00F579F0">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0.845</w:t>
            </w:r>
          </w:p>
        </w:tc>
        <w:tc>
          <w:tcPr>
            <w:tcW w:w="840" w:type="dxa"/>
            <w:tcBorders>
              <w:top w:val="nil"/>
              <w:left w:val="nil"/>
              <w:bottom w:val="single" w:sz="4" w:space="0" w:color="auto"/>
              <w:right w:val="nil"/>
            </w:tcBorders>
            <w:shd w:val="clear" w:color="auto" w:fill="auto"/>
            <w:noWrap/>
            <w:vAlign w:val="bottom"/>
            <w:hideMark/>
          </w:tcPr>
          <w:p w14:paraId="15A8C22E" w14:textId="77777777" w:rsidR="00F579F0" w:rsidRPr="00A566C7" w:rsidRDefault="00F579F0" w:rsidP="00F579F0">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0.787</w:t>
            </w:r>
          </w:p>
        </w:tc>
        <w:tc>
          <w:tcPr>
            <w:tcW w:w="840" w:type="dxa"/>
            <w:tcBorders>
              <w:top w:val="nil"/>
              <w:left w:val="nil"/>
              <w:bottom w:val="single" w:sz="4" w:space="0" w:color="auto"/>
              <w:right w:val="nil"/>
            </w:tcBorders>
            <w:shd w:val="clear" w:color="auto" w:fill="auto"/>
            <w:noWrap/>
            <w:vAlign w:val="bottom"/>
            <w:hideMark/>
          </w:tcPr>
          <w:p w14:paraId="062E2513" w14:textId="77777777" w:rsidR="00F579F0" w:rsidRPr="00A566C7" w:rsidRDefault="00F579F0" w:rsidP="00F579F0">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0.841</w:t>
            </w:r>
          </w:p>
        </w:tc>
        <w:tc>
          <w:tcPr>
            <w:tcW w:w="840" w:type="dxa"/>
            <w:tcBorders>
              <w:top w:val="nil"/>
              <w:left w:val="nil"/>
              <w:bottom w:val="single" w:sz="4" w:space="0" w:color="auto"/>
              <w:right w:val="nil"/>
            </w:tcBorders>
            <w:shd w:val="clear" w:color="auto" w:fill="auto"/>
            <w:noWrap/>
            <w:vAlign w:val="bottom"/>
            <w:hideMark/>
          </w:tcPr>
          <w:p w14:paraId="3350EC85" w14:textId="77777777" w:rsidR="00F579F0" w:rsidRPr="00A566C7" w:rsidRDefault="00F579F0" w:rsidP="00F579F0">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0.824</w:t>
            </w:r>
          </w:p>
        </w:tc>
        <w:tc>
          <w:tcPr>
            <w:tcW w:w="840" w:type="dxa"/>
            <w:tcBorders>
              <w:top w:val="nil"/>
              <w:left w:val="nil"/>
              <w:bottom w:val="single" w:sz="4" w:space="0" w:color="auto"/>
              <w:right w:val="nil"/>
            </w:tcBorders>
            <w:shd w:val="clear" w:color="auto" w:fill="auto"/>
            <w:noWrap/>
            <w:vAlign w:val="bottom"/>
            <w:hideMark/>
          </w:tcPr>
          <w:p w14:paraId="428E8102" w14:textId="77777777" w:rsidR="00F579F0" w:rsidRPr="00A566C7" w:rsidRDefault="00F579F0" w:rsidP="00F579F0">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0.883</w:t>
            </w:r>
          </w:p>
        </w:tc>
      </w:tr>
      <w:tr w:rsidR="00A566C7" w:rsidRPr="00A566C7" w14:paraId="18E9D08C" w14:textId="77777777" w:rsidTr="00A566C7">
        <w:trPr>
          <w:trHeight w:val="20"/>
        </w:trPr>
        <w:tc>
          <w:tcPr>
            <w:tcW w:w="2756" w:type="dxa"/>
            <w:tcBorders>
              <w:top w:val="nil"/>
              <w:left w:val="nil"/>
              <w:bottom w:val="nil"/>
              <w:right w:val="nil"/>
            </w:tcBorders>
            <w:shd w:val="clear" w:color="auto" w:fill="auto"/>
            <w:noWrap/>
            <w:vAlign w:val="bottom"/>
            <w:hideMark/>
          </w:tcPr>
          <w:p w14:paraId="199678E0" w14:textId="77777777" w:rsidR="00A566C7" w:rsidRPr="00A566C7" w:rsidRDefault="00A566C7" w:rsidP="00A566C7">
            <w:pPr>
              <w:spacing w:after="0" w:line="240" w:lineRule="auto"/>
              <w:rPr>
                <w:rFonts w:eastAsia="Times New Roman" w:cs="Calibri"/>
                <w:b/>
                <w:bCs/>
                <w:color w:val="000000"/>
                <w:sz w:val="20"/>
                <w:szCs w:val="20"/>
                <w:lang w:val="nl-BE" w:eastAsia="nl-BE"/>
              </w:rPr>
            </w:pPr>
            <w:proofErr w:type="spellStart"/>
            <w:r w:rsidRPr="00A566C7">
              <w:rPr>
                <w:rFonts w:eastAsia="Times New Roman" w:cs="Calibri"/>
                <w:b/>
                <w:bCs/>
                <w:color w:val="000000"/>
                <w:sz w:val="20"/>
                <w:szCs w:val="20"/>
                <w:lang w:val="nl-BE" w:eastAsia="nl-BE"/>
              </w:rPr>
              <w:t>Wald</w:t>
            </w:r>
            <w:proofErr w:type="spellEnd"/>
            <w:r w:rsidRPr="00A566C7">
              <w:rPr>
                <w:rFonts w:eastAsia="Times New Roman" w:cs="Calibri"/>
                <w:b/>
                <w:bCs/>
                <w:color w:val="000000"/>
                <w:sz w:val="20"/>
                <w:szCs w:val="20"/>
                <w:lang w:val="nl-BE" w:eastAsia="nl-BE"/>
              </w:rPr>
              <w:t xml:space="preserve"> test </w:t>
            </w:r>
            <w:r w:rsidRPr="00A566C7">
              <w:rPr>
                <w:rFonts w:eastAsia="Times New Roman" w:cs="Calibri"/>
                <w:b/>
                <w:bCs/>
                <w:i/>
                <w:iCs/>
                <w:color w:val="000000"/>
                <w:sz w:val="20"/>
                <w:szCs w:val="20"/>
                <w:lang w:val="nl-BE" w:eastAsia="nl-BE"/>
              </w:rPr>
              <w:t>P</w:t>
            </w:r>
            <w:r w:rsidRPr="00A566C7">
              <w:rPr>
                <w:rFonts w:eastAsia="Times New Roman" w:cs="Calibri"/>
                <w:b/>
                <w:bCs/>
                <w:color w:val="000000"/>
                <w:sz w:val="20"/>
                <w:szCs w:val="20"/>
                <w:lang w:val="nl-BE" w:eastAsia="nl-BE"/>
              </w:rPr>
              <w:t>-</w:t>
            </w:r>
            <w:proofErr w:type="spellStart"/>
            <w:r w:rsidRPr="00A566C7">
              <w:rPr>
                <w:rFonts w:eastAsia="Times New Roman" w:cs="Calibri"/>
                <w:b/>
                <w:bCs/>
                <w:color w:val="000000"/>
                <w:sz w:val="20"/>
                <w:szCs w:val="20"/>
                <w:lang w:val="nl-BE" w:eastAsia="nl-BE"/>
              </w:rPr>
              <w:t>values</w:t>
            </w:r>
            <w:proofErr w:type="spellEnd"/>
          </w:p>
        </w:tc>
        <w:tc>
          <w:tcPr>
            <w:tcW w:w="840" w:type="dxa"/>
            <w:tcBorders>
              <w:top w:val="nil"/>
              <w:left w:val="nil"/>
              <w:bottom w:val="nil"/>
              <w:right w:val="nil"/>
            </w:tcBorders>
            <w:shd w:val="clear" w:color="auto" w:fill="auto"/>
            <w:noWrap/>
            <w:vAlign w:val="bottom"/>
            <w:hideMark/>
          </w:tcPr>
          <w:p w14:paraId="3CA7E7F1" w14:textId="77777777" w:rsidR="00A566C7" w:rsidRPr="00A566C7" w:rsidRDefault="00A566C7" w:rsidP="00A566C7">
            <w:pPr>
              <w:spacing w:after="0" w:line="240" w:lineRule="auto"/>
              <w:rPr>
                <w:rFonts w:eastAsia="Times New Roman" w:cs="Calibri"/>
                <w:b/>
                <w:bCs/>
                <w:color w:val="000000"/>
                <w:sz w:val="20"/>
                <w:szCs w:val="20"/>
                <w:lang w:val="nl-BE" w:eastAsia="nl-BE"/>
              </w:rPr>
            </w:pPr>
          </w:p>
        </w:tc>
        <w:tc>
          <w:tcPr>
            <w:tcW w:w="840" w:type="dxa"/>
            <w:tcBorders>
              <w:top w:val="nil"/>
              <w:left w:val="nil"/>
              <w:bottom w:val="nil"/>
              <w:right w:val="nil"/>
            </w:tcBorders>
            <w:shd w:val="clear" w:color="auto" w:fill="auto"/>
            <w:noWrap/>
            <w:vAlign w:val="bottom"/>
            <w:hideMark/>
          </w:tcPr>
          <w:p w14:paraId="1079D5BB" w14:textId="77777777" w:rsidR="00A566C7" w:rsidRPr="00A566C7" w:rsidRDefault="00A566C7" w:rsidP="00A566C7">
            <w:pPr>
              <w:spacing w:after="0" w:line="240" w:lineRule="auto"/>
              <w:rPr>
                <w:rFonts w:ascii="Times New Roman" w:eastAsia="Times New Roman" w:hAnsi="Times New Roman" w:cs="Times New Roman"/>
                <w:sz w:val="20"/>
                <w:szCs w:val="20"/>
                <w:lang w:val="nl-BE" w:eastAsia="nl-BE"/>
              </w:rPr>
            </w:pPr>
          </w:p>
        </w:tc>
        <w:tc>
          <w:tcPr>
            <w:tcW w:w="840" w:type="dxa"/>
            <w:tcBorders>
              <w:top w:val="nil"/>
              <w:left w:val="nil"/>
              <w:bottom w:val="nil"/>
              <w:right w:val="nil"/>
            </w:tcBorders>
            <w:shd w:val="clear" w:color="auto" w:fill="auto"/>
            <w:noWrap/>
            <w:vAlign w:val="bottom"/>
            <w:hideMark/>
          </w:tcPr>
          <w:p w14:paraId="2D091DDC" w14:textId="77777777" w:rsidR="00A566C7" w:rsidRPr="00A566C7" w:rsidRDefault="00A566C7" w:rsidP="00A566C7">
            <w:pPr>
              <w:spacing w:after="0" w:line="240" w:lineRule="auto"/>
              <w:rPr>
                <w:rFonts w:ascii="Times New Roman" w:eastAsia="Times New Roman" w:hAnsi="Times New Roman" w:cs="Times New Roman"/>
                <w:sz w:val="20"/>
                <w:szCs w:val="20"/>
                <w:lang w:val="nl-BE" w:eastAsia="nl-BE"/>
              </w:rPr>
            </w:pPr>
          </w:p>
        </w:tc>
        <w:tc>
          <w:tcPr>
            <w:tcW w:w="840" w:type="dxa"/>
            <w:tcBorders>
              <w:top w:val="nil"/>
              <w:left w:val="nil"/>
              <w:bottom w:val="nil"/>
              <w:right w:val="nil"/>
            </w:tcBorders>
            <w:shd w:val="clear" w:color="auto" w:fill="auto"/>
            <w:noWrap/>
            <w:vAlign w:val="bottom"/>
            <w:hideMark/>
          </w:tcPr>
          <w:p w14:paraId="51CB39DE" w14:textId="77777777" w:rsidR="00A566C7" w:rsidRPr="00A566C7" w:rsidRDefault="00A566C7" w:rsidP="00A566C7">
            <w:pPr>
              <w:spacing w:after="0" w:line="240" w:lineRule="auto"/>
              <w:rPr>
                <w:rFonts w:ascii="Times New Roman" w:eastAsia="Times New Roman" w:hAnsi="Times New Roman" w:cs="Times New Roman"/>
                <w:sz w:val="20"/>
                <w:szCs w:val="20"/>
                <w:lang w:val="nl-BE" w:eastAsia="nl-BE"/>
              </w:rPr>
            </w:pPr>
          </w:p>
        </w:tc>
        <w:tc>
          <w:tcPr>
            <w:tcW w:w="840" w:type="dxa"/>
            <w:tcBorders>
              <w:top w:val="nil"/>
              <w:left w:val="nil"/>
              <w:bottom w:val="nil"/>
              <w:right w:val="nil"/>
            </w:tcBorders>
            <w:shd w:val="clear" w:color="auto" w:fill="auto"/>
            <w:noWrap/>
            <w:vAlign w:val="bottom"/>
            <w:hideMark/>
          </w:tcPr>
          <w:p w14:paraId="7C77D548" w14:textId="77777777" w:rsidR="00A566C7" w:rsidRPr="00A566C7" w:rsidRDefault="00A566C7" w:rsidP="00A566C7">
            <w:pPr>
              <w:spacing w:after="0" w:line="240" w:lineRule="auto"/>
              <w:rPr>
                <w:rFonts w:ascii="Times New Roman" w:eastAsia="Times New Roman" w:hAnsi="Times New Roman" w:cs="Times New Roman"/>
                <w:sz w:val="20"/>
                <w:szCs w:val="20"/>
                <w:lang w:val="nl-BE" w:eastAsia="nl-BE"/>
              </w:rPr>
            </w:pPr>
          </w:p>
        </w:tc>
        <w:tc>
          <w:tcPr>
            <w:tcW w:w="840" w:type="dxa"/>
            <w:tcBorders>
              <w:top w:val="nil"/>
              <w:left w:val="nil"/>
              <w:bottom w:val="nil"/>
              <w:right w:val="nil"/>
            </w:tcBorders>
            <w:shd w:val="clear" w:color="auto" w:fill="auto"/>
            <w:noWrap/>
            <w:vAlign w:val="bottom"/>
            <w:hideMark/>
          </w:tcPr>
          <w:p w14:paraId="1C3E30FB" w14:textId="77777777" w:rsidR="00A566C7" w:rsidRPr="00A566C7" w:rsidRDefault="00A566C7" w:rsidP="00A566C7">
            <w:pPr>
              <w:spacing w:after="0" w:line="240" w:lineRule="auto"/>
              <w:rPr>
                <w:rFonts w:ascii="Times New Roman" w:eastAsia="Times New Roman" w:hAnsi="Times New Roman" w:cs="Times New Roman"/>
                <w:sz w:val="20"/>
                <w:szCs w:val="20"/>
                <w:lang w:val="nl-BE" w:eastAsia="nl-BE"/>
              </w:rPr>
            </w:pPr>
          </w:p>
        </w:tc>
      </w:tr>
      <w:tr w:rsidR="00A566C7" w:rsidRPr="00A566C7" w14:paraId="724AD3D9" w14:textId="77777777" w:rsidTr="00A566C7">
        <w:trPr>
          <w:trHeight w:val="20"/>
        </w:trPr>
        <w:tc>
          <w:tcPr>
            <w:tcW w:w="2756" w:type="dxa"/>
            <w:tcBorders>
              <w:top w:val="nil"/>
              <w:left w:val="nil"/>
              <w:bottom w:val="nil"/>
              <w:right w:val="nil"/>
            </w:tcBorders>
            <w:shd w:val="clear" w:color="auto" w:fill="auto"/>
            <w:noWrap/>
            <w:vAlign w:val="bottom"/>
            <w:hideMark/>
          </w:tcPr>
          <w:p w14:paraId="5CF249A6" w14:textId="77777777" w:rsidR="00A566C7" w:rsidRPr="00A566C7" w:rsidRDefault="00A566C7" w:rsidP="00A566C7">
            <w:pPr>
              <w:spacing w:after="0" w:line="240" w:lineRule="auto"/>
              <w:jc w:val="right"/>
              <w:rPr>
                <w:rFonts w:eastAsia="Times New Roman" w:cs="Calibri"/>
                <w:b/>
                <w:bCs/>
                <w:color w:val="000000"/>
                <w:sz w:val="20"/>
                <w:szCs w:val="20"/>
                <w:lang w:val="nl-BE" w:eastAsia="nl-BE"/>
              </w:rPr>
            </w:pPr>
            <w:proofErr w:type="spellStart"/>
            <w:r w:rsidRPr="00A566C7">
              <w:rPr>
                <w:rFonts w:eastAsia="Times New Roman" w:cs="Calibri"/>
                <w:b/>
                <w:bCs/>
                <w:color w:val="000000"/>
                <w:sz w:val="20"/>
                <w:szCs w:val="20"/>
                <w:lang w:val="nl-BE" w:eastAsia="nl-BE"/>
              </w:rPr>
              <w:t>Intercept</w:t>
            </w:r>
            <w:proofErr w:type="spellEnd"/>
          </w:p>
        </w:tc>
        <w:tc>
          <w:tcPr>
            <w:tcW w:w="840" w:type="dxa"/>
            <w:tcBorders>
              <w:top w:val="nil"/>
              <w:left w:val="nil"/>
              <w:bottom w:val="nil"/>
              <w:right w:val="nil"/>
            </w:tcBorders>
            <w:shd w:val="clear" w:color="auto" w:fill="auto"/>
            <w:noWrap/>
            <w:vAlign w:val="bottom"/>
            <w:hideMark/>
          </w:tcPr>
          <w:p w14:paraId="56004763"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63BF71E3"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4280F1E6"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67CCD5A0"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382C497F"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160C55F8"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r>
      <w:tr w:rsidR="00A566C7" w:rsidRPr="00A566C7" w14:paraId="4BD25422" w14:textId="77777777" w:rsidTr="00A566C7">
        <w:trPr>
          <w:trHeight w:val="20"/>
        </w:trPr>
        <w:tc>
          <w:tcPr>
            <w:tcW w:w="2756" w:type="dxa"/>
            <w:tcBorders>
              <w:top w:val="nil"/>
              <w:left w:val="nil"/>
              <w:bottom w:val="nil"/>
              <w:right w:val="nil"/>
            </w:tcBorders>
            <w:shd w:val="clear" w:color="auto" w:fill="auto"/>
            <w:noWrap/>
            <w:vAlign w:val="bottom"/>
            <w:hideMark/>
          </w:tcPr>
          <w:p w14:paraId="3BAE13FC" w14:textId="77777777" w:rsidR="00A566C7" w:rsidRPr="00A566C7" w:rsidRDefault="00A566C7" w:rsidP="00A566C7">
            <w:pPr>
              <w:spacing w:after="0" w:line="240" w:lineRule="auto"/>
              <w:jc w:val="right"/>
              <w:rPr>
                <w:rFonts w:eastAsia="Times New Roman" w:cs="Calibri"/>
                <w:b/>
                <w:bCs/>
                <w:color w:val="000000"/>
                <w:sz w:val="20"/>
                <w:szCs w:val="20"/>
                <w:lang w:val="nl-BE" w:eastAsia="nl-BE"/>
              </w:rPr>
            </w:pPr>
            <w:r w:rsidRPr="00A566C7">
              <w:rPr>
                <w:rFonts w:eastAsia="Times New Roman" w:cs="Calibri"/>
                <w:b/>
                <w:bCs/>
                <w:color w:val="000000"/>
                <w:sz w:val="20"/>
                <w:szCs w:val="20"/>
                <w:lang w:val="nl-BE" w:eastAsia="nl-BE"/>
              </w:rPr>
              <w:t>LS</w:t>
            </w:r>
          </w:p>
        </w:tc>
        <w:tc>
          <w:tcPr>
            <w:tcW w:w="840" w:type="dxa"/>
            <w:tcBorders>
              <w:top w:val="nil"/>
              <w:left w:val="nil"/>
              <w:bottom w:val="nil"/>
              <w:right w:val="nil"/>
            </w:tcBorders>
            <w:shd w:val="clear" w:color="auto" w:fill="auto"/>
            <w:noWrap/>
            <w:vAlign w:val="bottom"/>
            <w:hideMark/>
          </w:tcPr>
          <w:p w14:paraId="2041709B"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0989BDC8"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04426279"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01C87402"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02171F1C"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4C11395C"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r>
      <w:tr w:rsidR="00A566C7" w:rsidRPr="00A566C7" w14:paraId="2089B0E6" w14:textId="77777777" w:rsidTr="00A566C7">
        <w:trPr>
          <w:trHeight w:val="20"/>
        </w:trPr>
        <w:tc>
          <w:tcPr>
            <w:tcW w:w="2756" w:type="dxa"/>
            <w:tcBorders>
              <w:top w:val="nil"/>
              <w:left w:val="nil"/>
              <w:bottom w:val="nil"/>
              <w:right w:val="nil"/>
            </w:tcBorders>
            <w:shd w:val="clear" w:color="auto" w:fill="auto"/>
            <w:noWrap/>
            <w:vAlign w:val="bottom"/>
            <w:hideMark/>
          </w:tcPr>
          <w:p w14:paraId="5EF28D1E" w14:textId="77777777" w:rsidR="00A566C7" w:rsidRPr="00A566C7" w:rsidRDefault="00A566C7" w:rsidP="00A566C7">
            <w:pPr>
              <w:spacing w:after="0" w:line="240" w:lineRule="auto"/>
              <w:jc w:val="right"/>
              <w:rPr>
                <w:rFonts w:eastAsia="Times New Roman" w:cs="Calibri"/>
                <w:b/>
                <w:bCs/>
                <w:color w:val="000000"/>
                <w:sz w:val="20"/>
                <w:szCs w:val="20"/>
                <w:lang w:val="nl-BE" w:eastAsia="nl-BE"/>
              </w:rPr>
            </w:pPr>
            <w:r w:rsidRPr="00A566C7">
              <w:rPr>
                <w:rFonts w:eastAsia="Times New Roman" w:cs="Calibri"/>
                <w:b/>
                <w:bCs/>
                <w:color w:val="000000"/>
                <w:sz w:val="20"/>
                <w:szCs w:val="20"/>
                <w:lang w:val="nl-BE" w:eastAsia="nl-BE"/>
              </w:rPr>
              <w:t>PAR</w:t>
            </w:r>
          </w:p>
        </w:tc>
        <w:tc>
          <w:tcPr>
            <w:tcW w:w="840" w:type="dxa"/>
            <w:tcBorders>
              <w:top w:val="nil"/>
              <w:left w:val="nil"/>
              <w:bottom w:val="nil"/>
              <w:right w:val="nil"/>
            </w:tcBorders>
            <w:shd w:val="clear" w:color="auto" w:fill="auto"/>
            <w:noWrap/>
            <w:vAlign w:val="bottom"/>
            <w:hideMark/>
          </w:tcPr>
          <w:p w14:paraId="1A1C9FE7"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572F18E3"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44DAB09B"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14B5F29E"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232955BE"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03CB124C"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r>
      <w:tr w:rsidR="00A566C7" w:rsidRPr="00A566C7" w14:paraId="4A5BE1F9" w14:textId="77777777" w:rsidTr="00A566C7">
        <w:trPr>
          <w:trHeight w:val="20"/>
        </w:trPr>
        <w:tc>
          <w:tcPr>
            <w:tcW w:w="2756" w:type="dxa"/>
            <w:tcBorders>
              <w:top w:val="nil"/>
              <w:left w:val="nil"/>
              <w:bottom w:val="nil"/>
              <w:right w:val="nil"/>
            </w:tcBorders>
            <w:shd w:val="clear" w:color="auto" w:fill="auto"/>
            <w:noWrap/>
            <w:vAlign w:val="bottom"/>
            <w:hideMark/>
          </w:tcPr>
          <w:p w14:paraId="5D541F60" w14:textId="77777777" w:rsidR="00A566C7" w:rsidRPr="00A566C7" w:rsidRDefault="00A566C7" w:rsidP="00A566C7">
            <w:pPr>
              <w:spacing w:after="0" w:line="240" w:lineRule="auto"/>
              <w:jc w:val="right"/>
              <w:rPr>
                <w:rFonts w:eastAsia="Times New Roman" w:cs="Calibri"/>
                <w:b/>
                <w:bCs/>
                <w:color w:val="000000"/>
                <w:sz w:val="20"/>
                <w:szCs w:val="20"/>
                <w:lang w:val="nl-BE" w:eastAsia="nl-BE"/>
              </w:rPr>
            </w:pPr>
            <w:proofErr w:type="spellStart"/>
            <w:r w:rsidRPr="00A566C7">
              <w:rPr>
                <w:rFonts w:eastAsia="Times New Roman" w:cs="Calibri"/>
                <w:b/>
                <w:bCs/>
                <w:color w:val="000000"/>
                <w:sz w:val="20"/>
                <w:szCs w:val="20"/>
                <w:lang w:val="nl-BE" w:eastAsia="nl-BE"/>
              </w:rPr>
              <w:t>Year</w:t>
            </w:r>
            <w:proofErr w:type="spellEnd"/>
          </w:p>
        </w:tc>
        <w:tc>
          <w:tcPr>
            <w:tcW w:w="840" w:type="dxa"/>
            <w:tcBorders>
              <w:top w:val="nil"/>
              <w:left w:val="nil"/>
              <w:bottom w:val="nil"/>
              <w:right w:val="nil"/>
            </w:tcBorders>
            <w:shd w:val="clear" w:color="auto" w:fill="auto"/>
            <w:noWrap/>
            <w:vAlign w:val="bottom"/>
            <w:hideMark/>
          </w:tcPr>
          <w:p w14:paraId="7F448C13"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03BEABD1"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44D22E98"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4E524380"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44F46DE0"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7028052F"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r>
      <w:tr w:rsidR="00A566C7" w:rsidRPr="00A566C7" w14:paraId="5C8628D4" w14:textId="77777777" w:rsidTr="00A566C7">
        <w:trPr>
          <w:trHeight w:val="20"/>
        </w:trPr>
        <w:tc>
          <w:tcPr>
            <w:tcW w:w="2756" w:type="dxa"/>
            <w:tcBorders>
              <w:top w:val="nil"/>
              <w:left w:val="nil"/>
              <w:bottom w:val="nil"/>
              <w:right w:val="nil"/>
            </w:tcBorders>
            <w:shd w:val="clear" w:color="auto" w:fill="auto"/>
            <w:noWrap/>
            <w:vAlign w:val="bottom"/>
            <w:hideMark/>
          </w:tcPr>
          <w:p w14:paraId="41F8D7B6" w14:textId="77777777" w:rsidR="00A566C7" w:rsidRPr="00A566C7" w:rsidRDefault="00A566C7" w:rsidP="00A566C7">
            <w:pPr>
              <w:spacing w:after="0" w:line="240" w:lineRule="auto"/>
              <w:jc w:val="right"/>
              <w:rPr>
                <w:rFonts w:eastAsia="Times New Roman" w:cs="Calibri"/>
                <w:b/>
                <w:bCs/>
                <w:color w:val="000000"/>
                <w:sz w:val="20"/>
                <w:szCs w:val="20"/>
                <w:lang w:val="nl-BE" w:eastAsia="nl-BE"/>
              </w:rPr>
            </w:pPr>
            <w:proofErr w:type="spellStart"/>
            <w:r w:rsidRPr="00A566C7">
              <w:rPr>
                <w:rFonts w:eastAsia="Times New Roman" w:cs="Calibri"/>
                <w:b/>
                <w:bCs/>
                <w:color w:val="000000"/>
                <w:sz w:val="20"/>
                <w:szCs w:val="20"/>
                <w:lang w:val="nl-BE" w:eastAsia="nl-BE"/>
              </w:rPr>
              <w:t>Season</w:t>
            </w:r>
            <w:proofErr w:type="spellEnd"/>
          </w:p>
        </w:tc>
        <w:tc>
          <w:tcPr>
            <w:tcW w:w="840" w:type="dxa"/>
            <w:tcBorders>
              <w:top w:val="nil"/>
              <w:left w:val="nil"/>
              <w:bottom w:val="nil"/>
              <w:right w:val="nil"/>
            </w:tcBorders>
            <w:shd w:val="clear" w:color="auto" w:fill="auto"/>
            <w:noWrap/>
            <w:vAlign w:val="bottom"/>
            <w:hideMark/>
          </w:tcPr>
          <w:p w14:paraId="02783B2F"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59833A49"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1A5FF5EA"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6E69D1FE"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6CAA021E"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51203B0C"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r>
      <w:tr w:rsidR="00A566C7" w:rsidRPr="00A566C7" w14:paraId="3B123067" w14:textId="77777777" w:rsidTr="00A566C7">
        <w:trPr>
          <w:trHeight w:val="20"/>
        </w:trPr>
        <w:tc>
          <w:tcPr>
            <w:tcW w:w="2756" w:type="dxa"/>
            <w:tcBorders>
              <w:top w:val="nil"/>
              <w:left w:val="nil"/>
              <w:bottom w:val="nil"/>
              <w:right w:val="nil"/>
            </w:tcBorders>
            <w:shd w:val="clear" w:color="auto" w:fill="auto"/>
            <w:noWrap/>
            <w:vAlign w:val="bottom"/>
            <w:hideMark/>
          </w:tcPr>
          <w:p w14:paraId="21D93551" w14:textId="77777777" w:rsidR="00A566C7" w:rsidRPr="00A566C7" w:rsidRDefault="00A566C7" w:rsidP="00A566C7">
            <w:pPr>
              <w:spacing w:after="0" w:line="240" w:lineRule="auto"/>
              <w:jc w:val="right"/>
              <w:rPr>
                <w:rFonts w:eastAsia="Times New Roman" w:cs="Calibri"/>
                <w:b/>
                <w:bCs/>
                <w:color w:val="000000"/>
                <w:sz w:val="20"/>
                <w:szCs w:val="20"/>
                <w:lang w:val="nl-BE" w:eastAsia="nl-BE"/>
              </w:rPr>
            </w:pPr>
            <w:proofErr w:type="spellStart"/>
            <w:r w:rsidRPr="00A566C7">
              <w:rPr>
                <w:rFonts w:eastAsia="Times New Roman" w:cs="Calibri"/>
                <w:b/>
                <w:bCs/>
                <w:color w:val="000000"/>
                <w:sz w:val="20"/>
                <w:szCs w:val="20"/>
                <w:lang w:val="nl-BE" w:eastAsia="nl-BE"/>
              </w:rPr>
              <w:t>Year:Season</w:t>
            </w:r>
            <w:proofErr w:type="spellEnd"/>
          </w:p>
        </w:tc>
        <w:tc>
          <w:tcPr>
            <w:tcW w:w="840" w:type="dxa"/>
            <w:tcBorders>
              <w:top w:val="nil"/>
              <w:left w:val="nil"/>
              <w:bottom w:val="nil"/>
              <w:right w:val="nil"/>
            </w:tcBorders>
            <w:shd w:val="clear" w:color="auto" w:fill="auto"/>
            <w:noWrap/>
            <w:vAlign w:val="bottom"/>
            <w:hideMark/>
          </w:tcPr>
          <w:p w14:paraId="24DF3846"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227E92B9"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6CCF8D02"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716182B4"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44E032B2"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6805A184"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r>
      <w:tr w:rsidR="00A566C7" w:rsidRPr="00A566C7" w14:paraId="06FD28CD" w14:textId="77777777" w:rsidTr="00A566C7">
        <w:trPr>
          <w:trHeight w:val="20"/>
        </w:trPr>
        <w:tc>
          <w:tcPr>
            <w:tcW w:w="2756" w:type="dxa"/>
            <w:tcBorders>
              <w:top w:val="nil"/>
              <w:left w:val="nil"/>
              <w:bottom w:val="nil"/>
              <w:right w:val="nil"/>
            </w:tcBorders>
            <w:shd w:val="clear" w:color="auto" w:fill="auto"/>
            <w:noWrap/>
            <w:vAlign w:val="bottom"/>
            <w:hideMark/>
          </w:tcPr>
          <w:p w14:paraId="43D7A507" w14:textId="77777777" w:rsidR="00A566C7" w:rsidRPr="00A566C7" w:rsidRDefault="00A566C7" w:rsidP="00A566C7">
            <w:pPr>
              <w:spacing w:after="0" w:line="240" w:lineRule="auto"/>
              <w:jc w:val="right"/>
              <w:rPr>
                <w:rFonts w:eastAsia="Times New Roman" w:cs="Calibri"/>
                <w:b/>
                <w:bCs/>
                <w:color w:val="000000"/>
                <w:sz w:val="20"/>
                <w:szCs w:val="20"/>
                <w:lang w:val="nl-BE" w:eastAsia="nl-BE"/>
              </w:rPr>
            </w:pPr>
            <w:proofErr w:type="spellStart"/>
            <w:r w:rsidRPr="00A566C7">
              <w:rPr>
                <w:rFonts w:eastAsia="Times New Roman" w:cs="Calibri"/>
                <w:b/>
                <w:bCs/>
                <w:color w:val="000000"/>
                <w:sz w:val="20"/>
                <w:szCs w:val="20"/>
                <w:lang w:val="nl-BE" w:eastAsia="nl-BE"/>
              </w:rPr>
              <w:t>THIs</w:t>
            </w:r>
            <w:proofErr w:type="spellEnd"/>
          </w:p>
        </w:tc>
        <w:tc>
          <w:tcPr>
            <w:tcW w:w="840" w:type="dxa"/>
            <w:tcBorders>
              <w:top w:val="nil"/>
              <w:left w:val="nil"/>
              <w:bottom w:val="nil"/>
              <w:right w:val="nil"/>
            </w:tcBorders>
            <w:shd w:val="clear" w:color="auto" w:fill="auto"/>
            <w:noWrap/>
            <w:vAlign w:val="bottom"/>
            <w:hideMark/>
          </w:tcPr>
          <w:p w14:paraId="42E2CD91"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11F50D38"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0108D325"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4A98F5F4"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69205E5E"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19D12174"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r>
      <w:tr w:rsidR="00A566C7" w:rsidRPr="00A566C7" w14:paraId="21407DF3" w14:textId="77777777" w:rsidTr="00A566C7">
        <w:trPr>
          <w:trHeight w:val="20"/>
        </w:trPr>
        <w:tc>
          <w:tcPr>
            <w:tcW w:w="2756" w:type="dxa"/>
            <w:tcBorders>
              <w:top w:val="nil"/>
              <w:left w:val="nil"/>
              <w:bottom w:val="nil"/>
              <w:right w:val="nil"/>
            </w:tcBorders>
            <w:shd w:val="clear" w:color="auto" w:fill="auto"/>
            <w:noWrap/>
            <w:vAlign w:val="bottom"/>
            <w:hideMark/>
          </w:tcPr>
          <w:p w14:paraId="3912E2CA" w14:textId="77777777" w:rsidR="00A566C7" w:rsidRPr="00A566C7" w:rsidRDefault="00A566C7" w:rsidP="00A566C7">
            <w:pPr>
              <w:spacing w:after="0" w:line="240" w:lineRule="auto"/>
              <w:jc w:val="right"/>
              <w:rPr>
                <w:rFonts w:eastAsia="Times New Roman" w:cs="Calibri"/>
                <w:b/>
                <w:bCs/>
                <w:color w:val="000000"/>
                <w:sz w:val="20"/>
                <w:szCs w:val="20"/>
                <w:lang w:val="nl-BE" w:eastAsia="nl-BE"/>
              </w:rPr>
            </w:pPr>
            <w:proofErr w:type="spellStart"/>
            <w:r w:rsidRPr="00A566C7">
              <w:rPr>
                <w:rFonts w:eastAsia="Times New Roman" w:cs="Calibri"/>
                <w:b/>
                <w:bCs/>
                <w:color w:val="000000"/>
                <w:sz w:val="20"/>
                <w:szCs w:val="20"/>
                <w:lang w:val="nl-BE" w:eastAsia="nl-BE"/>
              </w:rPr>
              <w:t>THIs:LS</w:t>
            </w:r>
            <w:proofErr w:type="spellEnd"/>
          </w:p>
        </w:tc>
        <w:tc>
          <w:tcPr>
            <w:tcW w:w="840" w:type="dxa"/>
            <w:tcBorders>
              <w:top w:val="nil"/>
              <w:left w:val="nil"/>
              <w:bottom w:val="nil"/>
              <w:right w:val="nil"/>
            </w:tcBorders>
            <w:shd w:val="clear" w:color="auto" w:fill="auto"/>
            <w:noWrap/>
            <w:vAlign w:val="bottom"/>
            <w:hideMark/>
          </w:tcPr>
          <w:p w14:paraId="24934091"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4020C4B5"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442718EA"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2AF39596"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5DBE6765"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6C91679A"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r>
      <w:tr w:rsidR="00A566C7" w:rsidRPr="00A566C7" w14:paraId="565A1B7B" w14:textId="77777777" w:rsidTr="00A566C7">
        <w:trPr>
          <w:trHeight w:val="20"/>
        </w:trPr>
        <w:tc>
          <w:tcPr>
            <w:tcW w:w="2756" w:type="dxa"/>
            <w:tcBorders>
              <w:top w:val="nil"/>
              <w:left w:val="nil"/>
              <w:bottom w:val="nil"/>
              <w:right w:val="nil"/>
            </w:tcBorders>
            <w:shd w:val="clear" w:color="auto" w:fill="auto"/>
            <w:noWrap/>
            <w:vAlign w:val="bottom"/>
            <w:hideMark/>
          </w:tcPr>
          <w:p w14:paraId="422CA89F" w14:textId="77777777" w:rsidR="00A566C7" w:rsidRPr="00A566C7" w:rsidRDefault="00A566C7" w:rsidP="00A566C7">
            <w:pPr>
              <w:spacing w:after="0" w:line="240" w:lineRule="auto"/>
              <w:jc w:val="right"/>
              <w:rPr>
                <w:rFonts w:eastAsia="Times New Roman" w:cs="Calibri"/>
                <w:b/>
                <w:bCs/>
                <w:color w:val="000000"/>
                <w:sz w:val="20"/>
                <w:szCs w:val="20"/>
                <w:lang w:val="nl-BE" w:eastAsia="nl-BE"/>
              </w:rPr>
            </w:pPr>
            <w:r w:rsidRPr="00A566C7">
              <w:rPr>
                <w:rFonts w:eastAsia="Times New Roman" w:cs="Calibri"/>
                <w:b/>
                <w:bCs/>
                <w:color w:val="000000"/>
                <w:sz w:val="20"/>
                <w:szCs w:val="20"/>
                <w:lang w:val="nl-BE" w:eastAsia="nl-BE"/>
              </w:rPr>
              <w:t>THIs²</w:t>
            </w:r>
          </w:p>
        </w:tc>
        <w:tc>
          <w:tcPr>
            <w:tcW w:w="840" w:type="dxa"/>
            <w:tcBorders>
              <w:top w:val="nil"/>
              <w:left w:val="nil"/>
              <w:bottom w:val="nil"/>
              <w:right w:val="nil"/>
            </w:tcBorders>
            <w:shd w:val="clear" w:color="auto" w:fill="auto"/>
            <w:noWrap/>
            <w:vAlign w:val="bottom"/>
            <w:hideMark/>
          </w:tcPr>
          <w:p w14:paraId="464DB154"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2D98CDFD"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5A234105"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15823C0E"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40469364"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nil"/>
              <w:right w:val="nil"/>
            </w:tcBorders>
            <w:shd w:val="clear" w:color="auto" w:fill="auto"/>
            <w:noWrap/>
            <w:vAlign w:val="bottom"/>
            <w:hideMark/>
          </w:tcPr>
          <w:p w14:paraId="6E9146E8"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r>
      <w:tr w:rsidR="00A566C7" w:rsidRPr="00A566C7" w14:paraId="3111907A" w14:textId="77777777" w:rsidTr="00A566C7">
        <w:trPr>
          <w:trHeight w:val="20"/>
        </w:trPr>
        <w:tc>
          <w:tcPr>
            <w:tcW w:w="2756" w:type="dxa"/>
            <w:tcBorders>
              <w:top w:val="nil"/>
              <w:left w:val="nil"/>
              <w:bottom w:val="single" w:sz="4" w:space="0" w:color="auto"/>
              <w:right w:val="nil"/>
            </w:tcBorders>
            <w:shd w:val="clear" w:color="auto" w:fill="auto"/>
            <w:noWrap/>
            <w:vAlign w:val="bottom"/>
            <w:hideMark/>
          </w:tcPr>
          <w:p w14:paraId="59DD186C" w14:textId="77777777" w:rsidR="00A566C7" w:rsidRPr="00A566C7" w:rsidRDefault="00A566C7" w:rsidP="00A566C7">
            <w:pPr>
              <w:spacing w:after="0" w:line="240" w:lineRule="auto"/>
              <w:jc w:val="right"/>
              <w:rPr>
                <w:rFonts w:eastAsia="Times New Roman" w:cs="Calibri"/>
                <w:b/>
                <w:bCs/>
                <w:color w:val="000000"/>
                <w:sz w:val="20"/>
                <w:szCs w:val="20"/>
                <w:lang w:val="nl-BE" w:eastAsia="nl-BE"/>
              </w:rPr>
            </w:pPr>
            <w:r w:rsidRPr="00A566C7">
              <w:rPr>
                <w:rFonts w:eastAsia="Times New Roman" w:cs="Calibri"/>
                <w:b/>
                <w:bCs/>
                <w:color w:val="000000"/>
                <w:sz w:val="20"/>
                <w:szCs w:val="20"/>
                <w:lang w:val="nl-BE" w:eastAsia="nl-BE"/>
              </w:rPr>
              <w:t>THIs³</w:t>
            </w:r>
          </w:p>
        </w:tc>
        <w:tc>
          <w:tcPr>
            <w:tcW w:w="840" w:type="dxa"/>
            <w:tcBorders>
              <w:top w:val="nil"/>
              <w:left w:val="nil"/>
              <w:bottom w:val="single" w:sz="4" w:space="0" w:color="auto"/>
              <w:right w:val="nil"/>
            </w:tcBorders>
            <w:shd w:val="clear" w:color="auto" w:fill="auto"/>
            <w:noWrap/>
            <w:vAlign w:val="bottom"/>
            <w:hideMark/>
          </w:tcPr>
          <w:p w14:paraId="11FEBFCE" w14:textId="77777777"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0.009</w:t>
            </w:r>
          </w:p>
        </w:tc>
        <w:tc>
          <w:tcPr>
            <w:tcW w:w="840" w:type="dxa"/>
            <w:tcBorders>
              <w:top w:val="nil"/>
              <w:left w:val="nil"/>
              <w:bottom w:val="single" w:sz="4" w:space="0" w:color="auto"/>
              <w:right w:val="nil"/>
            </w:tcBorders>
            <w:shd w:val="clear" w:color="auto" w:fill="auto"/>
            <w:noWrap/>
            <w:vAlign w:val="bottom"/>
            <w:hideMark/>
          </w:tcPr>
          <w:p w14:paraId="7510E9C5" w14:textId="77777777"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0.008</w:t>
            </w:r>
          </w:p>
        </w:tc>
        <w:tc>
          <w:tcPr>
            <w:tcW w:w="840" w:type="dxa"/>
            <w:tcBorders>
              <w:top w:val="nil"/>
              <w:left w:val="nil"/>
              <w:bottom w:val="single" w:sz="4" w:space="0" w:color="auto"/>
              <w:right w:val="nil"/>
            </w:tcBorders>
            <w:shd w:val="clear" w:color="auto" w:fill="auto"/>
            <w:noWrap/>
            <w:vAlign w:val="bottom"/>
            <w:hideMark/>
          </w:tcPr>
          <w:p w14:paraId="24E523A7"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single" w:sz="4" w:space="0" w:color="auto"/>
              <w:right w:val="nil"/>
            </w:tcBorders>
            <w:shd w:val="clear" w:color="auto" w:fill="auto"/>
            <w:noWrap/>
            <w:vAlign w:val="bottom"/>
            <w:hideMark/>
          </w:tcPr>
          <w:p w14:paraId="05958587"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c>
          <w:tcPr>
            <w:tcW w:w="840" w:type="dxa"/>
            <w:tcBorders>
              <w:top w:val="nil"/>
              <w:left w:val="nil"/>
              <w:bottom w:val="single" w:sz="4" w:space="0" w:color="auto"/>
              <w:right w:val="nil"/>
            </w:tcBorders>
            <w:shd w:val="clear" w:color="auto" w:fill="auto"/>
            <w:noWrap/>
            <w:vAlign w:val="bottom"/>
            <w:hideMark/>
          </w:tcPr>
          <w:p w14:paraId="543046F0" w14:textId="66560B00" w:rsidR="00A566C7" w:rsidRPr="00A566C7" w:rsidRDefault="00A566C7" w:rsidP="00A566C7">
            <w:pPr>
              <w:spacing w:after="0" w:line="240" w:lineRule="auto"/>
              <w:jc w:val="center"/>
              <w:rPr>
                <w:rFonts w:eastAsia="Times New Roman" w:cs="Calibri"/>
                <w:color w:val="000000"/>
                <w:sz w:val="20"/>
                <w:szCs w:val="20"/>
                <w:lang w:val="nl-BE" w:eastAsia="nl-BE"/>
              </w:rPr>
            </w:pPr>
            <w:r>
              <w:rPr>
                <w:rFonts w:eastAsia="Times New Roman" w:cs="Calibri"/>
                <w:color w:val="000000"/>
                <w:sz w:val="20"/>
                <w:szCs w:val="20"/>
                <w:lang w:val="nl-BE" w:eastAsia="nl-BE"/>
              </w:rPr>
              <w:t>0.204</w:t>
            </w:r>
          </w:p>
        </w:tc>
        <w:tc>
          <w:tcPr>
            <w:tcW w:w="840" w:type="dxa"/>
            <w:tcBorders>
              <w:top w:val="nil"/>
              <w:left w:val="nil"/>
              <w:bottom w:val="single" w:sz="4" w:space="0" w:color="auto"/>
              <w:right w:val="nil"/>
            </w:tcBorders>
            <w:shd w:val="clear" w:color="auto" w:fill="auto"/>
            <w:noWrap/>
            <w:vAlign w:val="bottom"/>
            <w:hideMark/>
          </w:tcPr>
          <w:p w14:paraId="5B1E362F" w14:textId="77777777" w:rsidR="00A566C7" w:rsidRPr="00A566C7" w:rsidRDefault="00A566C7" w:rsidP="00A566C7">
            <w:pPr>
              <w:spacing w:after="0" w:line="240" w:lineRule="auto"/>
              <w:jc w:val="center"/>
              <w:rPr>
                <w:rFonts w:eastAsia="Times New Roman" w:cs="Calibri"/>
                <w:i/>
                <w:iCs/>
                <w:color w:val="000000"/>
                <w:sz w:val="20"/>
                <w:szCs w:val="20"/>
                <w:lang w:val="nl-BE" w:eastAsia="nl-BE"/>
              </w:rPr>
            </w:pPr>
            <w:r w:rsidRPr="00A566C7">
              <w:rPr>
                <w:rFonts w:eastAsia="Times New Roman" w:cs="Calibri"/>
                <w:i/>
                <w:iCs/>
                <w:color w:val="000000"/>
                <w:sz w:val="20"/>
                <w:szCs w:val="20"/>
                <w:lang w:val="nl-BE" w:eastAsia="nl-BE"/>
              </w:rPr>
              <w:t>&lt;0.001</w:t>
            </w:r>
          </w:p>
        </w:tc>
      </w:tr>
      <w:tr w:rsidR="00A566C7" w:rsidRPr="00A566C7" w14:paraId="5DCCAA2F" w14:textId="77777777" w:rsidTr="00A566C7">
        <w:trPr>
          <w:trHeight w:val="20"/>
        </w:trPr>
        <w:tc>
          <w:tcPr>
            <w:tcW w:w="2756" w:type="dxa"/>
            <w:tcBorders>
              <w:top w:val="nil"/>
              <w:left w:val="nil"/>
              <w:bottom w:val="nil"/>
              <w:right w:val="nil"/>
            </w:tcBorders>
            <w:shd w:val="clear" w:color="auto" w:fill="auto"/>
            <w:noWrap/>
            <w:vAlign w:val="bottom"/>
            <w:hideMark/>
          </w:tcPr>
          <w:p w14:paraId="09E06546" w14:textId="77777777" w:rsidR="00A566C7" w:rsidRPr="00A566C7" w:rsidRDefault="00A566C7" w:rsidP="00A566C7">
            <w:pPr>
              <w:spacing w:after="0" w:line="240" w:lineRule="auto"/>
              <w:rPr>
                <w:rFonts w:eastAsia="Times New Roman" w:cs="Calibri"/>
                <w:b/>
                <w:bCs/>
                <w:color w:val="000000"/>
                <w:sz w:val="20"/>
                <w:szCs w:val="20"/>
                <w:lang w:val="nl-BE" w:eastAsia="nl-BE"/>
              </w:rPr>
            </w:pPr>
            <w:r w:rsidRPr="00A566C7">
              <w:rPr>
                <w:rFonts w:eastAsia="Times New Roman" w:cs="Calibri"/>
                <w:b/>
                <w:bCs/>
                <w:color w:val="000000"/>
                <w:sz w:val="20"/>
                <w:szCs w:val="20"/>
                <w:lang w:val="nl-BE" w:eastAsia="nl-BE"/>
              </w:rPr>
              <w:t xml:space="preserve">Random </w:t>
            </w:r>
            <w:proofErr w:type="spellStart"/>
            <w:r w:rsidRPr="00A566C7">
              <w:rPr>
                <w:rFonts w:eastAsia="Times New Roman" w:cs="Calibri"/>
                <w:b/>
                <w:bCs/>
                <w:color w:val="000000"/>
                <w:sz w:val="20"/>
                <w:szCs w:val="20"/>
                <w:lang w:val="nl-BE" w:eastAsia="nl-BE"/>
              </w:rPr>
              <w:t>effects</w:t>
            </w:r>
            <w:proofErr w:type="spellEnd"/>
            <w:r w:rsidRPr="00A566C7">
              <w:rPr>
                <w:rFonts w:eastAsia="Times New Roman" w:cs="Calibri"/>
                <w:b/>
                <w:bCs/>
                <w:color w:val="000000"/>
                <w:sz w:val="20"/>
                <w:szCs w:val="20"/>
                <w:lang w:val="nl-BE" w:eastAsia="nl-BE"/>
              </w:rPr>
              <w:t xml:space="preserve"> </w:t>
            </w:r>
            <w:proofErr w:type="spellStart"/>
            <w:r w:rsidRPr="00A566C7">
              <w:rPr>
                <w:rFonts w:eastAsia="Times New Roman" w:cs="Calibri"/>
                <w:b/>
                <w:bCs/>
                <w:color w:val="000000"/>
                <w:sz w:val="20"/>
                <w:szCs w:val="20"/>
                <w:lang w:val="nl-BE" w:eastAsia="nl-BE"/>
              </w:rPr>
              <w:t>correlation</w:t>
            </w:r>
            <w:proofErr w:type="spellEnd"/>
          </w:p>
        </w:tc>
        <w:tc>
          <w:tcPr>
            <w:tcW w:w="840" w:type="dxa"/>
            <w:tcBorders>
              <w:top w:val="nil"/>
              <w:left w:val="nil"/>
              <w:bottom w:val="nil"/>
              <w:right w:val="nil"/>
            </w:tcBorders>
            <w:shd w:val="clear" w:color="auto" w:fill="auto"/>
            <w:noWrap/>
            <w:vAlign w:val="bottom"/>
            <w:hideMark/>
          </w:tcPr>
          <w:p w14:paraId="0099F6D1" w14:textId="77777777"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0.158</w:t>
            </w:r>
          </w:p>
        </w:tc>
        <w:tc>
          <w:tcPr>
            <w:tcW w:w="840" w:type="dxa"/>
            <w:tcBorders>
              <w:top w:val="nil"/>
              <w:left w:val="nil"/>
              <w:bottom w:val="nil"/>
              <w:right w:val="nil"/>
            </w:tcBorders>
            <w:shd w:val="clear" w:color="auto" w:fill="auto"/>
            <w:noWrap/>
            <w:vAlign w:val="bottom"/>
            <w:hideMark/>
          </w:tcPr>
          <w:p w14:paraId="2D9E4EDF" w14:textId="73130528"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0.13</w:t>
            </w:r>
            <w:r w:rsidR="00C0671A">
              <w:rPr>
                <w:rFonts w:eastAsia="Times New Roman" w:cs="Calibri"/>
                <w:color w:val="000000"/>
                <w:sz w:val="20"/>
                <w:szCs w:val="20"/>
                <w:lang w:val="nl-BE" w:eastAsia="nl-BE"/>
              </w:rPr>
              <w:t>0</w:t>
            </w:r>
          </w:p>
        </w:tc>
        <w:tc>
          <w:tcPr>
            <w:tcW w:w="840" w:type="dxa"/>
            <w:tcBorders>
              <w:top w:val="nil"/>
              <w:left w:val="nil"/>
              <w:bottom w:val="nil"/>
              <w:right w:val="nil"/>
            </w:tcBorders>
            <w:shd w:val="clear" w:color="auto" w:fill="auto"/>
            <w:noWrap/>
            <w:vAlign w:val="bottom"/>
            <w:hideMark/>
          </w:tcPr>
          <w:p w14:paraId="2D449B87" w14:textId="77777777"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0.082</w:t>
            </w:r>
          </w:p>
        </w:tc>
        <w:tc>
          <w:tcPr>
            <w:tcW w:w="840" w:type="dxa"/>
            <w:tcBorders>
              <w:top w:val="nil"/>
              <w:left w:val="nil"/>
              <w:bottom w:val="nil"/>
              <w:right w:val="nil"/>
            </w:tcBorders>
            <w:shd w:val="clear" w:color="auto" w:fill="auto"/>
            <w:noWrap/>
            <w:vAlign w:val="bottom"/>
            <w:hideMark/>
          </w:tcPr>
          <w:p w14:paraId="3C0F5935" w14:textId="77777777"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0.156</w:t>
            </w:r>
          </w:p>
        </w:tc>
        <w:tc>
          <w:tcPr>
            <w:tcW w:w="840" w:type="dxa"/>
            <w:tcBorders>
              <w:top w:val="nil"/>
              <w:left w:val="nil"/>
              <w:bottom w:val="nil"/>
              <w:right w:val="nil"/>
            </w:tcBorders>
            <w:shd w:val="clear" w:color="auto" w:fill="auto"/>
            <w:noWrap/>
            <w:vAlign w:val="bottom"/>
            <w:hideMark/>
          </w:tcPr>
          <w:p w14:paraId="33DE0934" w14:textId="77777777"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0.087</w:t>
            </w:r>
          </w:p>
        </w:tc>
        <w:tc>
          <w:tcPr>
            <w:tcW w:w="840" w:type="dxa"/>
            <w:tcBorders>
              <w:top w:val="nil"/>
              <w:left w:val="nil"/>
              <w:bottom w:val="nil"/>
              <w:right w:val="nil"/>
            </w:tcBorders>
            <w:shd w:val="clear" w:color="auto" w:fill="auto"/>
            <w:noWrap/>
            <w:vAlign w:val="bottom"/>
            <w:hideMark/>
          </w:tcPr>
          <w:p w14:paraId="6813E1DC" w14:textId="77777777"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0.325</w:t>
            </w:r>
          </w:p>
        </w:tc>
      </w:tr>
      <w:tr w:rsidR="00A566C7" w:rsidRPr="00A566C7" w14:paraId="7B60E0E9" w14:textId="77777777" w:rsidTr="00A566C7">
        <w:trPr>
          <w:trHeight w:val="20"/>
        </w:trPr>
        <w:tc>
          <w:tcPr>
            <w:tcW w:w="2756" w:type="dxa"/>
            <w:tcBorders>
              <w:top w:val="nil"/>
              <w:left w:val="nil"/>
              <w:bottom w:val="single" w:sz="8" w:space="0" w:color="auto"/>
              <w:right w:val="nil"/>
            </w:tcBorders>
            <w:shd w:val="clear" w:color="auto" w:fill="auto"/>
            <w:noWrap/>
            <w:vAlign w:val="bottom"/>
            <w:hideMark/>
          </w:tcPr>
          <w:p w14:paraId="0FA9B12F" w14:textId="57751433" w:rsidR="00A566C7" w:rsidRPr="00A566C7" w:rsidRDefault="00A566C7" w:rsidP="00A566C7">
            <w:pPr>
              <w:spacing w:after="0" w:line="240" w:lineRule="auto"/>
              <w:rPr>
                <w:rFonts w:eastAsia="Times New Roman" w:cs="Calibri"/>
                <w:b/>
                <w:bCs/>
                <w:color w:val="000000"/>
                <w:sz w:val="20"/>
                <w:szCs w:val="20"/>
                <w:lang w:val="nl-BE" w:eastAsia="nl-BE"/>
              </w:rPr>
            </w:pPr>
            <w:proofErr w:type="spellStart"/>
            <w:r w:rsidRPr="00A566C7">
              <w:rPr>
                <w:rFonts w:eastAsia="Times New Roman" w:cs="Calibri"/>
                <w:b/>
                <w:bCs/>
                <w:color w:val="000000"/>
                <w:sz w:val="20"/>
                <w:szCs w:val="20"/>
                <w:lang w:val="nl-BE" w:eastAsia="nl-BE"/>
              </w:rPr>
              <w:t>Residual</w:t>
            </w:r>
            <w:proofErr w:type="spellEnd"/>
            <w:r w:rsidRPr="00A566C7">
              <w:rPr>
                <w:rFonts w:eastAsia="Times New Roman" w:cs="Calibri"/>
                <w:b/>
                <w:bCs/>
                <w:color w:val="000000"/>
                <w:sz w:val="20"/>
                <w:szCs w:val="20"/>
                <w:lang w:val="nl-BE" w:eastAsia="nl-BE"/>
              </w:rPr>
              <w:t xml:space="preserve"> error </w:t>
            </w:r>
            <w:proofErr w:type="spellStart"/>
            <w:r w:rsidRPr="00A566C7">
              <w:rPr>
                <w:rFonts w:eastAsia="Times New Roman" w:cs="Calibri"/>
                <w:b/>
                <w:bCs/>
                <w:color w:val="000000"/>
                <w:sz w:val="20"/>
                <w:szCs w:val="20"/>
                <w:lang w:val="nl-BE" w:eastAsia="nl-BE"/>
              </w:rPr>
              <w:t>variance</w:t>
            </w:r>
            <w:proofErr w:type="spellEnd"/>
            <w:r>
              <w:rPr>
                <w:rFonts w:eastAsia="Times New Roman" w:cs="Calibri"/>
                <w:b/>
                <w:bCs/>
                <w:color w:val="000000"/>
                <w:sz w:val="20"/>
                <w:szCs w:val="20"/>
                <w:lang w:val="nl-BE" w:eastAsia="nl-BE"/>
              </w:rPr>
              <w:t xml:space="preserve"> (ε)</w:t>
            </w:r>
          </w:p>
        </w:tc>
        <w:tc>
          <w:tcPr>
            <w:tcW w:w="840" w:type="dxa"/>
            <w:tcBorders>
              <w:top w:val="nil"/>
              <w:left w:val="nil"/>
              <w:bottom w:val="single" w:sz="8" w:space="0" w:color="auto"/>
              <w:right w:val="nil"/>
            </w:tcBorders>
            <w:shd w:val="clear" w:color="auto" w:fill="auto"/>
            <w:noWrap/>
            <w:vAlign w:val="bottom"/>
            <w:hideMark/>
          </w:tcPr>
          <w:p w14:paraId="7BFEFEF5" w14:textId="77777777"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1.722</w:t>
            </w:r>
          </w:p>
        </w:tc>
        <w:tc>
          <w:tcPr>
            <w:tcW w:w="840" w:type="dxa"/>
            <w:tcBorders>
              <w:top w:val="nil"/>
              <w:left w:val="nil"/>
              <w:bottom w:val="single" w:sz="8" w:space="0" w:color="auto"/>
              <w:right w:val="nil"/>
            </w:tcBorders>
            <w:shd w:val="clear" w:color="auto" w:fill="auto"/>
            <w:noWrap/>
            <w:vAlign w:val="bottom"/>
            <w:hideMark/>
          </w:tcPr>
          <w:p w14:paraId="008807A0" w14:textId="77777777"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3.137</w:t>
            </w:r>
          </w:p>
        </w:tc>
        <w:tc>
          <w:tcPr>
            <w:tcW w:w="840" w:type="dxa"/>
            <w:tcBorders>
              <w:top w:val="nil"/>
              <w:left w:val="nil"/>
              <w:bottom w:val="single" w:sz="8" w:space="0" w:color="auto"/>
              <w:right w:val="nil"/>
            </w:tcBorders>
            <w:shd w:val="clear" w:color="auto" w:fill="auto"/>
            <w:noWrap/>
            <w:vAlign w:val="bottom"/>
            <w:hideMark/>
          </w:tcPr>
          <w:p w14:paraId="7D993A19" w14:textId="77777777"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1.926</w:t>
            </w:r>
          </w:p>
        </w:tc>
        <w:tc>
          <w:tcPr>
            <w:tcW w:w="840" w:type="dxa"/>
            <w:tcBorders>
              <w:top w:val="nil"/>
              <w:left w:val="nil"/>
              <w:bottom w:val="single" w:sz="8" w:space="0" w:color="auto"/>
              <w:right w:val="nil"/>
            </w:tcBorders>
            <w:shd w:val="clear" w:color="auto" w:fill="auto"/>
            <w:noWrap/>
            <w:vAlign w:val="bottom"/>
            <w:hideMark/>
          </w:tcPr>
          <w:p w14:paraId="7A56BB07" w14:textId="77777777"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2.688</w:t>
            </w:r>
          </w:p>
        </w:tc>
        <w:tc>
          <w:tcPr>
            <w:tcW w:w="840" w:type="dxa"/>
            <w:tcBorders>
              <w:top w:val="nil"/>
              <w:left w:val="nil"/>
              <w:bottom w:val="single" w:sz="8" w:space="0" w:color="auto"/>
              <w:right w:val="nil"/>
            </w:tcBorders>
            <w:shd w:val="clear" w:color="auto" w:fill="auto"/>
            <w:noWrap/>
            <w:vAlign w:val="bottom"/>
            <w:hideMark/>
          </w:tcPr>
          <w:p w14:paraId="6C520123" w14:textId="77777777"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4.236</w:t>
            </w:r>
          </w:p>
        </w:tc>
        <w:tc>
          <w:tcPr>
            <w:tcW w:w="840" w:type="dxa"/>
            <w:tcBorders>
              <w:top w:val="nil"/>
              <w:left w:val="nil"/>
              <w:bottom w:val="single" w:sz="8" w:space="0" w:color="auto"/>
              <w:right w:val="nil"/>
            </w:tcBorders>
            <w:shd w:val="clear" w:color="auto" w:fill="auto"/>
            <w:noWrap/>
            <w:vAlign w:val="bottom"/>
            <w:hideMark/>
          </w:tcPr>
          <w:p w14:paraId="210296D3" w14:textId="77777777" w:rsidR="00A566C7" w:rsidRPr="00A566C7" w:rsidRDefault="00A566C7" w:rsidP="00A566C7">
            <w:pPr>
              <w:spacing w:after="0" w:line="240" w:lineRule="auto"/>
              <w:jc w:val="center"/>
              <w:rPr>
                <w:rFonts w:eastAsia="Times New Roman" w:cs="Calibri"/>
                <w:color w:val="000000"/>
                <w:sz w:val="20"/>
                <w:szCs w:val="20"/>
                <w:lang w:val="nl-BE" w:eastAsia="nl-BE"/>
              </w:rPr>
            </w:pPr>
            <w:r w:rsidRPr="00A566C7">
              <w:rPr>
                <w:rFonts w:eastAsia="Times New Roman" w:cs="Calibri"/>
                <w:color w:val="000000"/>
                <w:sz w:val="20"/>
                <w:szCs w:val="20"/>
                <w:lang w:val="nl-BE" w:eastAsia="nl-BE"/>
              </w:rPr>
              <w:t>0.679</w:t>
            </w:r>
          </w:p>
        </w:tc>
      </w:tr>
    </w:tbl>
    <w:p w14:paraId="36DF18A6" w14:textId="77777777" w:rsidR="00F579F0" w:rsidRPr="00F579F0" w:rsidRDefault="00F579F0" w:rsidP="00F579F0">
      <w:pPr>
        <w:rPr>
          <w:sz w:val="16"/>
        </w:rPr>
      </w:pPr>
      <w:r w:rsidRPr="00F579F0">
        <w:rPr>
          <w:sz w:val="16"/>
          <w:vertAlign w:val="superscript"/>
        </w:rPr>
        <w:t>a</w:t>
      </w:r>
      <w:r w:rsidRPr="00F579F0">
        <w:rPr>
          <w:sz w:val="16"/>
        </w:rPr>
        <w:t xml:space="preserve"> coefficient of determination, calculated as 1-SSE/SSTO; </w:t>
      </w:r>
      <w:r w:rsidRPr="00F579F0">
        <w:rPr>
          <w:sz w:val="16"/>
          <w:vertAlign w:val="superscript"/>
        </w:rPr>
        <w:t>b</w:t>
      </w:r>
      <w:r w:rsidRPr="00F579F0">
        <w:rPr>
          <w:sz w:val="16"/>
        </w:rPr>
        <w:t xml:space="preserve"> marginal R-squared indicating the variability explained by a linear model with fixed effects only; </w:t>
      </w:r>
      <w:r w:rsidRPr="00F579F0">
        <w:rPr>
          <w:sz w:val="16"/>
          <w:vertAlign w:val="superscript"/>
        </w:rPr>
        <w:t xml:space="preserve">c </w:t>
      </w:r>
      <w:r w:rsidRPr="00F579F0">
        <w:rPr>
          <w:sz w:val="16"/>
        </w:rPr>
        <w:t xml:space="preserve">conditional R-squared indicating the variability explained by the mixed model with both fixed and random effects. </w:t>
      </w:r>
    </w:p>
    <w:p w14:paraId="03FE5357" w14:textId="4A255AC6" w:rsidR="000A66AD" w:rsidRDefault="00C0671A" w:rsidP="000A66AD">
      <w:r>
        <w:t>Between 44 and 61% of the variation in daily activity is explained by the THI variables and model covariates. Wald test statistics suggest that daily activity differs across lactation stages, parities, years and seasons for all farms. THI affects the daily activity as well. The first</w:t>
      </w:r>
      <w:r w:rsidR="0059588E">
        <w:t xml:space="preserve"> and second</w:t>
      </w:r>
      <w:r>
        <w:t xml:space="preserve"> order THI parameter estimate</w:t>
      </w:r>
      <w:r w:rsidR="0059588E">
        <w:t>s</w:t>
      </w:r>
      <w:r>
        <w:t xml:space="preserve"> had a positive sign for all farms, suggesting that activity increases with increasing THI. </w:t>
      </w:r>
      <w:r w:rsidR="0059588E">
        <w:t>Significance of t</w:t>
      </w:r>
      <w:r>
        <w:t xml:space="preserve">he second and third order terms suggest that </w:t>
      </w:r>
      <w:r w:rsidR="0059588E">
        <w:lastRenderedPageBreak/>
        <w:t xml:space="preserve">changes in activity are nonlinear in the parameters. </w:t>
      </w:r>
      <w:r>
        <w:t>The</w:t>
      </w:r>
      <w:r w:rsidR="0059588E">
        <w:t xml:space="preserve"> effect of</w:t>
      </w:r>
      <w:r>
        <w:t xml:space="preserve"> THI</w:t>
      </w:r>
      <w:r w:rsidR="0059588E">
        <w:t xml:space="preserve"> on activity</w:t>
      </w:r>
      <w:r>
        <w:t xml:space="preserve"> differs across lactation stages. </w:t>
      </w:r>
    </w:p>
    <w:p w14:paraId="614DDD67" w14:textId="668A1CBF" w:rsidR="00971723" w:rsidRDefault="0059588E" w:rsidP="000A66AD">
      <w:r>
        <w:t>Also for activity, the difference between the marginal and conditional R² suggests the large variability in daily activity across individual animals. Yet here, the random effects correlation is positive and varies between 0.08 and 0.32, indicating that cows that are in general more active than average increase their activity (slightly) more as compared to cows with a lower baseline activity level. The large difference in residual error between the farms mainly demonstrates that the obtained time series differ significantly across farms despite the preprocessing measures. This can result from difference in data quality and quantity, (dis)continuity of the sensors, management differences or other (unknown) factors.</w:t>
      </w:r>
    </w:p>
    <w:p w14:paraId="4ECFDAF0" w14:textId="77777777" w:rsidR="000A66AD" w:rsidRDefault="000A66AD" w:rsidP="000A66AD">
      <w:pPr>
        <w:pStyle w:val="Heading1"/>
        <w:numPr>
          <w:ilvl w:val="0"/>
          <w:numId w:val="3"/>
        </w:numPr>
      </w:pPr>
      <w:r>
        <w:t>Discussion</w:t>
      </w:r>
    </w:p>
    <w:p w14:paraId="170F1B15" w14:textId="77777777" w:rsidR="000A66AD" w:rsidRDefault="000A66AD" w:rsidP="000A66AD">
      <w:pPr>
        <w:pStyle w:val="Heading2"/>
        <w:numPr>
          <w:ilvl w:val="1"/>
          <w:numId w:val="3"/>
        </w:numPr>
      </w:pPr>
      <w:r>
        <w:t>Milk production</w:t>
      </w:r>
    </w:p>
    <w:p w14:paraId="398EABB4" w14:textId="77777777" w:rsidR="000A66AD" w:rsidRDefault="000A66AD" w:rsidP="000A66AD">
      <w:pPr>
        <w:pStyle w:val="Heading3"/>
        <w:numPr>
          <w:ilvl w:val="2"/>
          <w:numId w:val="3"/>
        </w:numPr>
      </w:pPr>
      <w:r>
        <w:t>Covariates</w:t>
      </w:r>
    </w:p>
    <w:p w14:paraId="315DDF46" w14:textId="77777777" w:rsidR="000A66AD" w:rsidRDefault="000A66AD" w:rsidP="000A66AD">
      <w:pPr>
        <w:pStyle w:val="Heading3"/>
        <w:numPr>
          <w:ilvl w:val="2"/>
          <w:numId w:val="3"/>
        </w:numPr>
      </w:pPr>
      <w:r>
        <w:t>Effect of THI</w:t>
      </w:r>
    </w:p>
    <w:p w14:paraId="794B53D2" w14:textId="77777777" w:rsidR="000A66AD" w:rsidRPr="000A66AD" w:rsidRDefault="000A66AD" w:rsidP="000A66AD">
      <w:pPr>
        <w:pStyle w:val="Heading3"/>
        <w:numPr>
          <w:ilvl w:val="2"/>
          <w:numId w:val="3"/>
        </w:numPr>
      </w:pPr>
      <w:r>
        <w:t>Individual cow correlations</w:t>
      </w:r>
    </w:p>
    <w:p w14:paraId="59DBA5DC" w14:textId="77777777" w:rsidR="000A66AD" w:rsidRDefault="000A66AD" w:rsidP="000A66AD">
      <w:pPr>
        <w:pStyle w:val="Heading2"/>
        <w:numPr>
          <w:ilvl w:val="1"/>
          <w:numId w:val="3"/>
        </w:numPr>
      </w:pPr>
      <w:r>
        <w:t>Activity</w:t>
      </w:r>
    </w:p>
    <w:p w14:paraId="5A76CB74" w14:textId="77777777" w:rsidR="000A66AD" w:rsidRDefault="000A66AD" w:rsidP="000A66AD">
      <w:pPr>
        <w:pStyle w:val="Heading3"/>
        <w:numPr>
          <w:ilvl w:val="2"/>
          <w:numId w:val="3"/>
        </w:numPr>
      </w:pPr>
      <w:r>
        <w:t>Covariates</w:t>
      </w:r>
    </w:p>
    <w:p w14:paraId="1A67F583" w14:textId="77777777" w:rsidR="000A66AD" w:rsidRDefault="000A66AD" w:rsidP="000A66AD">
      <w:pPr>
        <w:pStyle w:val="Heading3"/>
        <w:numPr>
          <w:ilvl w:val="2"/>
          <w:numId w:val="3"/>
        </w:numPr>
      </w:pPr>
      <w:r>
        <w:t>Effect of THI</w:t>
      </w:r>
    </w:p>
    <w:p w14:paraId="21426A4C" w14:textId="77777777" w:rsidR="000A66AD" w:rsidRPr="000A66AD" w:rsidRDefault="000A66AD" w:rsidP="000A66AD">
      <w:pPr>
        <w:pStyle w:val="Heading3"/>
        <w:numPr>
          <w:ilvl w:val="2"/>
          <w:numId w:val="3"/>
        </w:numPr>
      </w:pPr>
      <w:r>
        <w:t>Individual cow correlations</w:t>
      </w:r>
    </w:p>
    <w:p w14:paraId="0BF4B8EF" w14:textId="77777777" w:rsidR="000A66AD" w:rsidRPr="000A66AD" w:rsidRDefault="000A66AD" w:rsidP="000A66AD">
      <w:pPr>
        <w:pStyle w:val="Heading2"/>
        <w:numPr>
          <w:ilvl w:val="1"/>
          <w:numId w:val="3"/>
        </w:numPr>
      </w:pPr>
      <w:proofErr w:type="spellStart"/>
      <w:r>
        <w:t>CowBase</w:t>
      </w:r>
      <w:proofErr w:type="spellEnd"/>
    </w:p>
    <w:p w14:paraId="46675BB3" w14:textId="77777777" w:rsidR="000A66AD" w:rsidRDefault="000A66AD" w:rsidP="000A66AD">
      <w:pPr>
        <w:pStyle w:val="ListParagraph"/>
        <w:numPr>
          <w:ilvl w:val="0"/>
          <w:numId w:val="2"/>
        </w:numPr>
      </w:pPr>
      <w:r>
        <w:t>Role / added value: time won by not having to clean, simply applying criteria, easy visualization of similar traits</w:t>
      </w:r>
    </w:p>
    <w:p w14:paraId="0635C8AF" w14:textId="77777777" w:rsidR="000A66AD" w:rsidRDefault="000A66AD" w:rsidP="000A66AD">
      <w:pPr>
        <w:pStyle w:val="ListParagraph"/>
        <w:numPr>
          <w:ilvl w:val="0"/>
          <w:numId w:val="2"/>
        </w:numPr>
      </w:pPr>
      <w:r>
        <w:t>Merit of this study: large datasets, longitudinal data, multiple farms, multiple countries</w:t>
      </w:r>
    </w:p>
    <w:p w14:paraId="58608F34" w14:textId="77777777" w:rsidR="000A66AD" w:rsidRDefault="000A66AD" w:rsidP="000A66AD">
      <w:pPr>
        <w:pStyle w:val="ListParagraph"/>
        <w:numPr>
          <w:ilvl w:val="0"/>
          <w:numId w:val="2"/>
        </w:numPr>
      </w:pPr>
      <w:r>
        <w:t>Discussion of results across farms and countries</w:t>
      </w:r>
    </w:p>
    <w:p w14:paraId="0B62AF7C" w14:textId="77777777" w:rsidR="000A66AD" w:rsidRDefault="000A66AD" w:rsidP="00662FE9">
      <w:pPr>
        <w:pStyle w:val="Heading2"/>
        <w:numPr>
          <w:ilvl w:val="1"/>
          <w:numId w:val="3"/>
        </w:numPr>
      </w:pPr>
      <w:r>
        <w:t>Future perspectives</w:t>
      </w:r>
    </w:p>
    <w:p w14:paraId="63F2E99B" w14:textId="77777777" w:rsidR="000A66AD" w:rsidRDefault="000A66AD" w:rsidP="000A66AD">
      <w:pPr>
        <w:pStyle w:val="ListParagraph"/>
        <w:numPr>
          <w:ilvl w:val="0"/>
          <w:numId w:val="2"/>
        </w:numPr>
      </w:pPr>
      <w:r>
        <w:t xml:space="preserve">Applications and research applied to </w:t>
      </w:r>
      <w:proofErr w:type="spellStart"/>
      <w:r>
        <w:t>heatstress</w:t>
      </w:r>
      <w:proofErr w:type="spellEnd"/>
      <w:r>
        <w:t xml:space="preserve"> and THI</w:t>
      </w:r>
      <w:r w:rsidR="001128ED">
        <w:t xml:space="preserve"> / combining act and </w:t>
      </w:r>
      <w:proofErr w:type="spellStart"/>
      <w:r w:rsidR="001128ED">
        <w:t>dmy</w:t>
      </w:r>
      <w:proofErr w:type="spellEnd"/>
      <w:r w:rsidR="001128ED">
        <w:t xml:space="preserve"> / different weather features / </w:t>
      </w:r>
    </w:p>
    <w:p w14:paraId="78F8DD09" w14:textId="471620DC" w:rsidR="000A66AD" w:rsidRDefault="000A66AD" w:rsidP="00662FE9">
      <w:pPr>
        <w:pStyle w:val="ListParagraph"/>
        <w:numPr>
          <w:ilvl w:val="0"/>
          <w:numId w:val="2"/>
        </w:numPr>
      </w:pPr>
      <w:r>
        <w:t xml:space="preserve">Development, use, distribution of </w:t>
      </w:r>
      <w:proofErr w:type="spellStart"/>
      <w:r>
        <w:t>CowBase</w:t>
      </w:r>
      <w:proofErr w:type="spellEnd"/>
      <w:r w:rsidR="00CD43D4">
        <w:t xml:space="preserve">                        </w:t>
      </w:r>
      <w:r>
        <w:br w:type="page"/>
      </w:r>
    </w:p>
    <w:p w14:paraId="7E449A87" w14:textId="77777777" w:rsidR="003D0B5D" w:rsidRDefault="000A66AD" w:rsidP="000A66AD">
      <w:pPr>
        <w:pStyle w:val="Heading1"/>
      </w:pPr>
      <w:r>
        <w:lastRenderedPageBreak/>
        <w:t>References</w:t>
      </w:r>
    </w:p>
    <w:p w14:paraId="28E91B6A" w14:textId="77777777" w:rsidR="003D0B5D" w:rsidRDefault="003D0B5D" w:rsidP="003D0B5D">
      <w:r>
        <w:t>National Research Council, 1971. “A guide to environmental research on animals. National academies.</w:t>
      </w:r>
    </w:p>
    <w:p w14:paraId="11CD7A6B" w14:textId="4D916AD2" w:rsidR="003D0B5D" w:rsidRDefault="003D0B5D" w:rsidP="003D0B5D">
      <w:pPr>
        <w:ind w:firstLine="708"/>
        <w:rPr>
          <w:ins w:id="4" w:author="Ines Adriaens" w:date="2023-10-27T09:29:00Z"/>
        </w:rPr>
      </w:pPr>
      <w:r>
        <w:t xml:space="preserve">[mentioned in </w:t>
      </w:r>
      <w:ins w:id="5" w:author="Ines Adriaens" w:date="2023-10-27T09:29:00Z">
        <w:r w:rsidR="00DB4BEA">
          <w:fldChar w:fldCharType="begin"/>
        </w:r>
        <w:r w:rsidR="00DB4BEA">
          <w:instrText xml:space="preserve"> HYPERLINK "</w:instrText>
        </w:r>
      </w:ins>
      <w:r w:rsidR="00DB4BEA" w:rsidRPr="003D0B5D">
        <w:instrText>https://www.sciencedirect.com/science/article/pii/S0022030207716818</w:instrText>
      </w:r>
      <w:ins w:id="6" w:author="Ines Adriaens" w:date="2023-10-27T09:29:00Z">
        <w:r w:rsidR="00DB4BEA">
          <w:instrText xml:space="preserve">" </w:instrText>
        </w:r>
        <w:r w:rsidR="00DB4BEA">
          <w:fldChar w:fldCharType="separate"/>
        </w:r>
      </w:ins>
      <w:r w:rsidR="00DB4BEA" w:rsidRPr="004F2AA3">
        <w:rPr>
          <w:rStyle w:val="Hyperlink"/>
        </w:rPr>
        <w:t>https://www.sciencedirect.com/science/article/pii/S0022030207716818</w:t>
      </w:r>
      <w:ins w:id="7" w:author="Ines Adriaens" w:date="2023-10-27T09:29:00Z">
        <w:r w:rsidR="00DB4BEA">
          <w:fldChar w:fldCharType="end"/>
        </w:r>
      </w:ins>
      <w:r>
        <w:t>]</w:t>
      </w:r>
    </w:p>
    <w:p w14:paraId="77CEB2C6" w14:textId="5EBBC7EA" w:rsidR="00DB4BEA" w:rsidRDefault="00DB4BEA" w:rsidP="003D0B5D">
      <w:pPr>
        <w:ind w:firstLine="708"/>
        <w:rPr>
          <w:ins w:id="8" w:author="Ines Adriaens" w:date="2023-10-27T09:29:00Z"/>
        </w:rPr>
      </w:pPr>
    </w:p>
    <w:p w14:paraId="64F13CBD" w14:textId="0BFF5D4B" w:rsidR="00DB4BEA" w:rsidRDefault="00BD6AE8" w:rsidP="003D0B5D">
      <w:pPr>
        <w:ind w:firstLine="708"/>
        <w:rPr>
          <w:ins w:id="9" w:author="Ines Adriaens" w:date="2023-10-27T09:29:00Z"/>
        </w:rPr>
      </w:pPr>
      <w:ins w:id="10" w:author="Ines Adriaens" w:date="2023-10-27T09:56:00Z">
        <w:r w:rsidRPr="00BD6AE8">
          <w:rPr>
            <w:b/>
            <w:rPrChange w:id="11" w:author="Ines Adriaens" w:date="2023-10-27T09:56:00Z">
              <w:rPr/>
            </w:rPrChange>
          </w:rPr>
          <w:t>notes</w:t>
        </w:r>
      </w:ins>
    </w:p>
    <w:p w14:paraId="71F243C5" w14:textId="7144B139" w:rsidR="00DB4BEA" w:rsidRDefault="00BD6AE8" w:rsidP="003D0B5D">
      <w:pPr>
        <w:ind w:firstLine="708"/>
        <w:rPr>
          <w:ins w:id="12" w:author="Ines Adriaens" w:date="2023-10-27T09:30:00Z"/>
        </w:rPr>
      </w:pPr>
      <w:ins w:id="13" w:author="Ines Adriaens" w:date="2023-10-27T09:56:00Z">
        <w:r w:rsidRPr="00BD6AE8">
          <w:t>https://www.ssc.wisc.edu/sscc/pubs/MM/MM_TestEffects.html</w:t>
        </w:r>
      </w:ins>
    </w:p>
    <w:p w14:paraId="15C3C8E0" w14:textId="77777777" w:rsidR="00DB4BEA" w:rsidRDefault="00DB4BEA" w:rsidP="003D0B5D">
      <w:pPr>
        <w:ind w:firstLine="708"/>
        <w:rPr>
          <w:ins w:id="14" w:author="Ines Adriaens" w:date="2023-10-27T09:30:00Z"/>
        </w:rPr>
      </w:pPr>
    </w:p>
    <w:p w14:paraId="372E1732" w14:textId="05CC5AFB" w:rsidR="00DB4BEA" w:rsidRDefault="00DB4BEA" w:rsidP="003D0B5D">
      <w:pPr>
        <w:ind w:firstLine="708"/>
        <w:rPr>
          <w:ins w:id="15" w:author="Ines Adriaens" w:date="2023-10-27T09:30:00Z"/>
        </w:rPr>
      </w:pPr>
      <w:ins w:id="16" w:author="Ines Adriaens" w:date="2023-10-27T09:29:00Z">
        <w:r w:rsidRPr="00DB4BEA">
          <w:rPr>
            <w:noProof/>
            <w:lang w:val="nl-BE" w:eastAsia="nl-BE"/>
          </w:rPr>
          <w:drawing>
            <wp:anchor distT="0" distB="0" distL="114300" distR="114300" simplePos="0" relativeHeight="251659264" behindDoc="0" locked="0" layoutInCell="1" allowOverlap="1" wp14:anchorId="2B74365E" wp14:editId="370272AF">
              <wp:simplePos x="0" y="0"/>
              <wp:positionH relativeFrom="column">
                <wp:posOffset>0</wp:posOffset>
              </wp:positionH>
              <wp:positionV relativeFrom="paragraph">
                <wp:posOffset>281305</wp:posOffset>
              </wp:positionV>
              <wp:extent cx="5939155" cy="3563620"/>
              <wp:effectExtent l="0" t="0" r="4445" b="0"/>
              <wp:wrapTopAndBottom/>
              <wp:docPr id="1" name="Picture 1" descr="C:\Users\u0084712\OneDrive - KU Leuven\projects\ugent\heatstress\dataanalysis\results\activity\activity_farm6_example_DMY_ACT_drop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0084712\OneDrive - KU Leuven\projects\ugent\heatstress\dataanalysis\results\activity\activity_farm6_example_DMY_ACT_drop2.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35636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17" w:author="Ines Adriaens" w:date="2023-10-27T09:30:00Z">
        <w:r>
          <w:t>not very scientific, but this is what we can/could be analyzing: the concurrence of drops in ACT and DMY</w:t>
        </w:r>
        <w:r w:rsidR="00043531">
          <w:t xml:space="preserve">, </w:t>
        </w:r>
        <w:proofErr w:type="spellStart"/>
        <w:r w:rsidR="00043531">
          <w:t>eg</w:t>
        </w:r>
        <w:proofErr w:type="spellEnd"/>
        <w:r w:rsidR="00043531">
          <w:t xml:space="preserve"> end of March 2011 for this animal, and beginning of </w:t>
        </w:r>
        <w:proofErr w:type="spellStart"/>
        <w:r w:rsidR="00043531">
          <w:t>june</w:t>
        </w:r>
        <w:proofErr w:type="spellEnd"/>
        <w:r w:rsidR="00043531">
          <w:t xml:space="preserve"> 2011</w:t>
        </w:r>
        <w:r w:rsidR="00043531">
          <w:br/>
        </w:r>
      </w:ins>
    </w:p>
    <w:p w14:paraId="4D243506" w14:textId="77777777" w:rsidR="00CF134B" w:rsidRDefault="00CF134B">
      <w:pPr>
        <w:rPr>
          <w:ins w:id="18" w:author="Ines Adriaens" w:date="2023-11-01T10:04:00Z"/>
        </w:rPr>
      </w:pPr>
      <w:ins w:id="19" w:author="Ines Adriaens" w:date="2023-11-01T10:04:00Z">
        <w:r>
          <w:br w:type="page"/>
        </w:r>
      </w:ins>
    </w:p>
    <w:p w14:paraId="0BCB1219" w14:textId="7F060043" w:rsidR="00CF134B" w:rsidRDefault="00043531" w:rsidP="003D0B5D">
      <w:pPr>
        <w:ind w:firstLine="708"/>
        <w:rPr>
          <w:ins w:id="20" w:author="Ines Adriaens" w:date="2023-11-01T10:04:00Z"/>
        </w:rPr>
      </w:pPr>
      <w:ins w:id="21" w:author="Ines Adriaens" w:date="2023-10-27T09:38:00Z">
        <w:r>
          <w:rPr>
            <w:noProof/>
            <w:lang w:val="nl-BE" w:eastAsia="nl-BE"/>
          </w:rPr>
          <w:lastRenderedPageBreak/>
          <w:drawing>
            <wp:anchor distT="0" distB="0" distL="114300" distR="114300" simplePos="0" relativeHeight="251661312" behindDoc="0" locked="0" layoutInCell="1" allowOverlap="1" wp14:anchorId="13A72FA3" wp14:editId="0FDB3A23">
              <wp:simplePos x="0" y="0"/>
              <wp:positionH relativeFrom="column">
                <wp:posOffset>0</wp:posOffset>
              </wp:positionH>
              <wp:positionV relativeFrom="paragraph">
                <wp:posOffset>281940</wp:posOffset>
              </wp:positionV>
              <wp:extent cx="5731510" cy="3484880"/>
              <wp:effectExtent l="0" t="0" r="254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84880"/>
                      </a:xfrm>
                      <a:prstGeom prst="rect">
                        <a:avLst/>
                      </a:prstGeom>
                    </pic:spPr>
                  </pic:pic>
                </a:graphicData>
              </a:graphic>
            </wp:anchor>
          </w:drawing>
        </w:r>
      </w:ins>
    </w:p>
    <w:p w14:paraId="2444F916" w14:textId="77777777" w:rsidR="00CF134B" w:rsidRDefault="00CF134B">
      <w:pPr>
        <w:rPr>
          <w:ins w:id="22" w:author="Ines Adriaens" w:date="2023-11-01T10:04:00Z"/>
        </w:rPr>
      </w:pPr>
      <w:ins w:id="23" w:author="Ines Adriaens" w:date="2023-11-01T10:04:00Z">
        <w:r>
          <w:br w:type="page"/>
        </w:r>
      </w:ins>
    </w:p>
    <w:p w14:paraId="54092CBC" w14:textId="7EC19C26" w:rsidR="00043531" w:rsidRDefault="00CF134B" w:rsidP="003D0B5D">
      <w:pPr>
        <w:ind w:firstLine="708"/>
        <w:rPr>
          <w:ins w:id="24" w:author="Ines Adriaens" w:date="2023-11-01T10:04:00Z"/>
        </w:rPr>
      </w:pPr>
      <w:ins w:id="25" w:author="Ines Adriaens" w:date="2023-11-01T10:04:00Z">
        <w:r>
          <w:lastRenderedPageBreak/>
          <w:t>Motivation to leave farm 5 out for now:</w:t>
        </w:r>
      </w:ins>
    </w:p>
    <w:p w14:paraId="64906220" w14:textId="12115D70" w:rsidR="00CF134B" w:rsidRDefault="00CF134B" w:rsidP="003D0B5D">
      <w:pPr>
        <w:ind w:firstLine="708"/>
        <w:rPr>
          <w:ins w:id="26" w:author="Ines Adriaens" w:date="2023-11-01T10:04:00Z"/>
        </w:rPr>
      </w:pPr>
    </w:p>
    <w:p w14:paraId="3F3A562C" w14:textId="362115AF" w:rsidR="00CF134B" w:rsidRDefault="00CF134B">
      <w:pPr>
        <w:pStyle w:val="ListParagraph"/>
        <w:numPr>
          <w:ilvl w:val="0"/>
          <w:numId w:val="2"/>
        </w:numPr>
        <w:rPr>
          <w:ins w:id="27" w:author="Ines Adriaens" w:date="2023-11-01T10:04:00Z"/>
        </w:rPr>
        <w:pPrChange w:id="28" w:author="Ines Adriaens" w:date="2023-11-01T10:04:00Z">
          <w:pPr>
            <w:ind w:firstLine="708"/>
          </w:pPr>
        </w:pPrChange>
      </w:pPr>
      <w:ins w:id="29" w:author="Ines Adriaens" w:date="2023-11-01T10:04:00Z">
        <w:r>
          <w:t>Left figure is the average activity corrected, daily means</w:t>
        </w:r>
      </w:ins>
      <w:ins w:id="30" w:author="Ines Adriaens" w:date="2023-11-01T10:06:00Z">
        <w:r>
          <w:t>. Seems OK</w:t>
        </w:r>
      </w:ins>
    </w:p>
    <w:p w14:paraId="351CE79A" w14:textId="1B15CEB0" w:rsidR="00CF134B" w:rsidRDefault="00CF134B">
      <w:pPr>
        <w:pStyle w:val="ListParagraph"/>
        <w:numPr>
          <w:ilvl w:val="0"/>
          <w:numId w:val="2"/>
        </w:numPr>
        <w:rPr>
          <w:ins w:id="31" w:author="Ines Adriaens" w:date="2023-11-01T10:06:00Z"/>
        </w:rPr>
        <w:pPrChange w:id="32" w:author="Ines Adriaens" w:date="2023-11-01T10:04:00Z">
          <w:pPr>
            <w:ind w:firstLine="708"/>
          </w:pPr>
        </w:pPrChange>
      </w:pPr>
      <w:ins w:id="33" w:author="Ines Adriaens" w:date="2023-11-01T10:04:00Z">
        <w:r>
          <w:t xml:space="preserve">Right figure is the corresponding standard deviation. In principle, the correction should have rendered a similar mean </w:t>
        </w:r>
      </w:ins>
      <w:ins w:id="34" w:author="Ines Adriaens" w:date="2023-11-01T10:05:00Z">
        <w:r>
          <w:t xml:space="preserve"> + </w:t>
        </w:r>
        <w:proofErr w:type="spellStart"/>
        <w:r>
          <w:t>std</w:t>
        </w:r>
        <w:proofErr w:type="spellEnd"/>
        <w:r>
          <w:t xml:space="preserve"> throughout the dataset,  but for an unknown reason I have now no time to figure out, it didn’t work and the </w:t>
        </w:r>
        <w:proofErr w:type="spellStart"/>
        <w:r>
          <w:t>std</w:t>
        </w:r>
        <w:proofErr w:type="spellEnd"/>
        <w:r>
          <w:t xml:space="preserve"> shows huge jumps for this farm</w:t>
        </w:r>
      </w:ins>
      <w:ins w:id="35" w:author="Ines Adriaens" w:date="2023-11-01T10:06:00Z">
        <w:r>
          <w:t>.</w:t>
        </w:r>
      </w:ins>
      <w:ins w:id="36" w:author="Ines Adriaens" w:date="2023-11-01T10:07:00Z">
        <w:r>
          <w:t xml:space="preserve"> Can be as simple as I indicated wrong number of </w:t>
        </w:r>
        <w:proofErr w:type="spellStart"/>
        <w:r>
          <w:t>changepoints</w:t>
        </w:r>
        <w:proofErr w:type="spellEnd"/>
        <w:r>
          <w:t xml:space="preserve"> or so, but this is not as expected</w:t>
        </w:r>
      </w:ins>
    </w:p>
    <w:p w14:paraId="0225B505" w14:textId="1E9414B2" w:rsidR="00CF134B" w:rsidRDefault="00CF134B">
      <w:pPr>
        <w:pStyle w:val="ListParagraph"/>
        <w:numPr>
          <w:ilvl w:val="0"/>
          <w:numId w:val="2"/>
        </w:numPr>
        <w:rPr>
          <w:ins w:id="37" w:author="Ines Adriaens" w:date="2023-11-01T10:04:00Z"/>
        </w:rPr>
        <w:pPrChange w:id="38" w:author="Ines Adriaens" w:date="2023-11-01T10:04:00Z">
          <w:pPr>
            <w:ind w:firstLine="708"/>
          </w:pPr>
        </w:pPrChange>
      </w:pPr>
      <w:ins w:id="39" w:author="Ines Adriaens" w:date="2023-11-01T10:06:00Z">
        <w:r>
          <w:t>I suggest to, for now, leave this farm out for the case and I will check later what went wrong here.</w:t>
        </w:r>
      </w:ins>
    </w:p>
    <w:p w14:paraId="3A256071" w14:textId="77777777" w:rsidR="00C75205" w:rsidRDefault="00C75205">
      <w:pPr>
        <w:rPr>
          <w:ins w:id="40" w:author="Ines Adriaens" w:date="2024-02-05T15:20:00Z"/>
        </w:rPr>
      </w:pPr>
      <w:ins w:id="41" w:author="Ines Adriaens" w:date="2024-02-05T15:20:00Z">
        <w:r>
          <w:br w:type="page"/>
        </w:r>
      </w:ins>
    </w:p>
    <w:p w14:paraId="2E6B6F53" w14:textId="5F9DCD5B" w:rsidR="00CF134B" w:rsidRPr="00A35E55" w:rsidRDefault="00C75205" w:rsidP="003D0B5D">
      <w:pPr>
        <w:ind w:firstLine="708"/>
      </w:pPr>
      <w:ins w:id="42" w:author="Ines Adriaens" w:date="2024-02-05T15:20:00Z">
        <w:r w:rsidRPr="00C75205">
          <w:lastRenderedPageBreak/>
          <w:t>https://medium.com/@analyttica/understanding-wald-test-2e3fa7723516#:~:text=%CE%B20%20%3A%20Parameter%20of%20interest%2C%20usually,different%20than%20zero%20or%20not.&amp;text=The%20Wald%20test%20results%20interpretation,and%20the%20variable%20is%20significant.</w:t>
        </w:r>
      </w:ins>
      <w:ins w:id="43" w:author="Ines Adriaens" w:date="2023-11-01T10:04:00Z">
        <w:r w:rsidR="00CF134B">
          <w:rPr>
            <w:noProof/>
            <w:lang w:val="nl-BE" w:eastAsia="nl-BE"/>
          </w:rPr>
          <w:drawing>
            <wp:anchor distT="0" distB="0" distL="114300" distR="114300" simplePos="0" relativeHeight="251663360" behindDoc="0" locked="0" layoutInCell="1" allowOverlap="1" wp14:anchorId="2DFF89C4" wp14:editId="36EB5FA9">
              <wp:simplePos x="0" y="0"/>
              <wp:positionH relativeFrom="column">
                <wp:posOffset>0</wp:posOffset>
              </wp:positionH>
              <wp:positionV relativeFrom="paragraph">
                <wp:posOffset>276860</wp:posOffset>
              </wp:positionV>
              <wp:extent cx="5731510" cy="246380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63800"/>
                      </a:xfrm>
                      <a:prstGeom prst="rect">
                        <a:avLst/>
                      </a:prstGeom>
                    </pic:spPr>
                  </pic:pic>
                </a:graphicData>
              </a:graphic>
            </wp:anchor>
          </w:drawing>
        </w:r>
      </w:ins>
    </w:p>
    <w:sectPr w:rsidR="00CF134B" w:rsidRPr="00A35E5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Ines Adriaens" w:date="2023-09-20T16:31:00Z" w:initials="IA">
    <w:p w14:paraId="6A552F76" w14:textId="77777777" w:rsidR="00BD13F2" w:rsidRDefault="00BD13F2">
      <w:pPr>
        <w:pStyle w:val="CommentText"/>
      </w:pPr>
      <w:r>
        <w:rPr>
          <w:rStyle w:val="CommentReference"/>
        </w:rPr>
        <w:annotationRef/>
      </w:r>
      <w:r w:rsidRPr="005166FF">
        <w:t>https://dev.meteostat.net/guide.html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552F7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DF5DD3"/>
    <w:multiLevelType w:val="hybridMultilevel"/>
    <w:tmpl w:val="FF84EDB4"/>
    <w:lvl w:ilvl="0" w:tplc="3D6A5DC6">
      <w:start w:val="2"/>
      <w:numFmt w:val="bullet"/>
      <w:lvlText w:val="-"/>
      <w:lvlJc w:val="left"/>
      <w:pPr>
        <w:ind w:left="720" w:hanging="360"/>
      </w:pPr>
      <w:rPr>
        <w:rFonts w:ascii="Cambria" w:eastAsiaTheme="minorHAnsi" w:hAnsi="Cambria"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521542B8"/>
    <w:multiLevelType w:val="hybridMultilevel"/>
    <w:tmpl w:val="E5741F3C"/>
    <w:lvl w:ilvl="0" w:tplc="03F6390C">
      <w:numFmt w:val="bullet"/>
      <w:lvlText w:val="-"/>
      <w:lvlJc w:val="left"/>
      <w:pPr>
        <w:ind w:left="720" w:hanging="360"/>
      </w:pPr>
      <w:rPr>
        <w:rFonts w:ascii="Cambria" w:eastAsiaTheme="minorHAnsi" w:hAnsi="Cambri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53EE0D75"/>
    <w:multiLevelType w:val="multilevel"/>
    <w:tmpl w:val="94D084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81B2496"/>
    <w:multiLevelType w:val="hybridMultilevel"/>
    <w:tmpl w:val="95C40494"/>
    <w:lvl w:ilvl="0" w:tplc="BDD8AA4A">
      <w:numFmt w:val="bullet"/>
      <w:lvlText w:val="-"/>
      <w:lvlJc w:val="left"/>
      <w:pPr>
        <w:ind w:left="720" w:hanging="360"/>
      </w:pPr>
      <w:rPr>
        <w:rFonts w:ascii="Cambria" w:eastAsiaTheme="minorHAnsi" w:hAnsi="Cambria"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nes Adriaens">
    <w15:presenceInfo w15:providerId="AD" w15:userId="S-1-5-21-4060015860-3155939536-3220560164-1937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E55"/>
    <w:rsid w:val="00007167"/>
    <w:rsid w:val="00031E0B"/>
    <w:rsid w:val="000370CE"/>
    <w:rsid w:val="00042003"/>
    <w:rsid w:val="00043531"/>
    <w:rsid w:val="000A3EEA"/>
    <w:rsid w:val="000A66AD"/>
    <w:rsid w:val="000B0BD1"/>
    <w:rsid w:val="000C1E56"/>
    <w:rsid w:val="000D7CBA"/>
    <w:rsid w:val="001128ED"/>
    <w:rsid w:val="001A1D38"/>
    <w:rsid w:val="001B233C"/>
    <w:rsid w:val="001C49A0"/>
    <w:rsid w:val="001C78D8"/>
    <w:rsid w:val="0023041C"/>
    <w:rsid w:val="00284579"/>
    <w:rsid w:val="002C50A2"/>
    <w:rsid w:val="003331D4"/>
    <w:rsid w:val="003418B7"/>
    <w:rsid w:val="003C1D1D"/>
    <w:rsid w:val="003D0B5D"/>
    <w:rsid w:val="003D464C"/>
    <w:rsid w:val="003E1798"/>
    <w:rsid w:val="00425CBF"/>
    <w:rsid w:val="00435B59"/>
    <w:rsid w:val="00456DA0"/>
    <w:rsid w:val="00472264"/>
    <w:rsid w:val="00492712"/>
    <w:rsid w:val="004F0EFC"/>
    <w:rsid w:val="0050305D"/>
    <w:rsid w:val="00504227"/>
    <w:rsid w:val="005166FF"/>
    <w:rsid w:val="0056652B"/>
    <w:rsid w:val="00577593"/>
    <w:rsid w:val="0059588E"/>
    <w:rsid w:val="005A341B"/>
    <w:rsid w:val="005E5A10"/>
    <w:rsid w:val="005F45F3"/>
    <w:rsid w:val="00625287"/>
    <w:rsid w:val="00662FE9"/>
    <w:rsid w:val="006837DC"/>
    <w:rsid w:val="006952E4"/>
    <w:rsid w:val="006B224D"/>
    <w:rsid w:val="006D1A34"/>
    <w:rsid w:val="006E5863"/>
    <w:rsid w:val="006F3B1D"/>
    <w:rsid w:val="007A0090"/>
    <w:rsid w:val="007F277C"/>
    <w:rsid w:val="008270D5"/>
    <w:rsid w:val="00897758"/>
    <w:rsid w:val="008A0CE6"/>
    <w:rsid w:val="008A4692"/>
    <w:rsid w:val="008E6FFE"/>
    <w:rsid w:val="0096316E"/>
    <w:rsid w:val="00971723"/>
    <w:rsid w:val="00996700"/>
    <w:rsid w:val="009F2910"/>
    <w:rsid w:val="00A03BCC"/>
    <w:rsid w:val="00A07126"/>
    <w:rsid w:val="00A35E55"/>
    <w:rsid w:val="00A566C7"/>
    <w:rsid w:val="00AE2825"/>
    <w:rsid w:val="00B1304A"/>
    <w:rsid w:val="00B218A1"/>
    <w:rsid w:val="00B357DC"/>
    <w:rsid w:val="00BD13F2"/>
    <w:rsid w:val="00BD6AE8"/>
    <w:rsid w:val="00C0671A"/>
    <w:rsid w:val="00C228B4"/>
    <w:rsid w:val="00C3713B"/>
    <w:rsid w:val="00C46459"/>
    <w:rsid w:val="00C606FD"/>
    <w:rsid w:val="00C75205"/>
    <w:rsid w:val="00C7531A"/>
    <w:rsid w:val="00C814E9"/>
    <w:rsid w:val="00CC062B"/>
    <w:rsid w:val="00CD43D4"/>
    <w:rsid w:val="00CF134B"/>
    <w:rsid w:val="00D40BBF"/>
    <w:rsid w:val="00D43648"/>
    <w:rsid w:val="00D45EDA"/>
    <w:rsid w:val="00D46C1B"/>
    <w:rsid w:val="00D71D6C"/>
    <w:rsid w:val="00D80ECB"/>
    <w:rsid w:val="00DA2370"/>
    <w:rsid w:val="00DB4BEA"/>
    <w:rsid w:val="00DE69B9"/>
    <w:rsid w:val="00E11300"/>
    <w:rsid w:val="00E71218"/>
    <w:rsid w:val="00F579F0"/>
    <w:rsid w:val="00FD65F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2418B"/>
  <w15:chartTrackingRefBased/>
  <w15:docId w15:val="{71AA12E7-EA2A-4CD2-96E3-E93221375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50A2"/>
    <w:rPr>
      <w:rFonts w:ascii="Cambria" w:hAnsi="Cambria"/>
      <w:lang w:val="en-US"/>
    </w:rPr>
  </w:style>
  <w:style w:type="paragraph" w:styleId="Heading1">
    <w:name w:val="heading 1"/>
    <w:basedOn w:val="Normal"/>
    <w:next w:val="Normal"/>
    <w:link w:val="Heading1Char"/>
    <w:uiPriority w:val="9"/>
    <w:qFormat/>
    <w:rsid w:val="00A35E55"/>
    <w:pPr>
      <w:outlineLvl w:val="0"/>
    </w:pPr>
    <w:rPr>
      <w:b/>
      <w:sz w:val="24"/>
    </w:rPr>
  </w:style>
  <w:style w:type="paragraph" w:styleId="Heading2">
    <w:name w:val="heading 2"/>
    <w:basedOn w:val="Normal"/>
    <w:next w:val="Normal"/>
    <w:link w:val="Heading2Char"/>
    <w:uiPriority w:val="9"/>
    <w:unhideWhenUsed/>
    <w:qFormat/>
    <w:rsid w:val="00A35E55"/>
    <w:pPr>
      <w:outlineLvl w:val="1"/>
    </w:pPr>
    <w:rPr>
      <w:b/>
    </w:rPr>
  </w:style>
  <w:style w:type="paragraph" w:styleId="Heading3">
    <w:name w:val="heading 3"/>
    <w:basedOn w:val="Normal"/>
    <w:next w:val="Normal"/>
    <w:link w:val="Heading3Char"/>
    <w:uiPriority w:val="9"/>
    <w:unhideWhenUsed/>
    <w:qFormat/>
    <w:rsid w:val="00A35E55"/>
    <w:pPr>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5E55"/>
    <w:pPr>
      <w:ind w:left="720"/>
      <w:contextualSpacing/>
    </w:pPr>
  </w:style>
  <w:style w:type="paragraph" w:styleId="Title">
    <w:name w:val="Title"/>
    <w:basedOn w:val="Normal"/>
    <w:next w:val="Normal"/>
    <w:link w:val="TitleChar"/>
    <w:uiPriority w:val="10"/>
    <w:qFormat/>
    <w:rsid w:val="00A35E55"/>
    <w:pPr>
      <w:jc w:val="center"/>
    </w:pPr>
    <w:rPr>
      <w:b/>
      <w:sz w:val="24"/>
    </w:rPr>
  </w:style>
  <w:style w:type="character" w:customStyle="1" w:styleId="TitleChar">
    <w:name w:val="Title Char"/>
    <w:basedOn w:val="DefaultParagraphFont"/>
    <w:link w:val="Title"/>
    <w:uiPriority w:val="10"/>
    <w:rsid w:val="00A35E55"/>
    <w:rPr>
      <w:rFonts w:ascii="Cambria" w:hAnsi="Cambria"/>
      <w:b/>
      <w:sz w:val="24"/>
      <w:lang w:val="en-US"/>
    </w:rPr>
  </w:style>
  <w:style w:type="character" w:customStyle="1" w:styleId="Heading1Char">
    <w:name w:val="Heading 1 Char"/>
    <w:basedOn w:val="DefaultParagraphFont"/>
    <w:link w:val="Heading1"/>
    <w:uiPriority w:val="9"/>
    <w:rsid w:val="00A35E55"/>
    <w:rPr>
      <w:rFonts w:ascii="Cambria" w:hAnsi="Cambria"/>
      <w:b/>
      <w:sz w:val="24"/>
      <w:lang w:val="en-US"/>
    </w:rPr>
  </w:style>
  <w:style w:type="character" w:customStyle="1" w:styleId="Heading2Char">
    <w:name w:val="Heading 2 Char"/>
    <w:basedOn w:val="DefaultParagraphFont"/>
    <w:link w:val="Heading2"/>
    <w:uiPriority w:val="9"/>
    <w:rsid w:val="00A35E55"/>
    <w:rPr>
      <w:rFonts w:ascii="Cambria" w:hAnsi="Cambria"/>
      <w:b/>
      <w:lang w:val="en-US"/>
    </w:rPr>
  </w:style>
  <w:style w:type="character" w:customStyle="1" w:styleId="Heading3Char">
    <w:name w:val="Heading 3 Char"/>
    <w:basedOn w:val="DefaultParagraphFont"/>
    <w:link w:val="Heading3"/>
    <w:uiPriority w:val="9"/>
    <w:rsid w:val="00A35E55"/>
    <w:rPr>
      <w:rFonts w:ascii="Cambria" w:hAnsi="Cambria"/>
      <w:i/>
      <w:lang w:val="en-US"/>
    </w:rPr>
  </w:style>
  <w:style w:type="character" w:styleId="PlaceholderText">
    <w:name w:val="Placeholder Text"/>
    <w:basedOn w:val="DefaultParagraphFont"/>
    <w:uiPriority w:val="99"/>
    <w:semiHidden/>
    <w:rsid w:val="001A1D38"/>
    <w:rPr>
      <w:color w:val="808080"/>
    </w:rPr>
  </w:style>
  <w:style w:type="character" w:styleId="CommentReference">
    <w:name w:val="annotation reference"/>
    <w:basedOn w:val="DefaultParagraphFont"/>
    <w:uiPriority w:val="99"/>
    <w:semiHidden/>
    <w:unhideWhenUsed/>
    <w:rsid w:val="005166FF"/>
    <w:rPr>
      <w:sz w:val="16"/>
      <w:szCs w:val="16"/>
    </w:rPr>
  </w:style>
  <w:style w:type="paragraph" w:styleId="CommentText">
    <w:name w:val="annotation text"/>
    <w:basedOn w:val="Normal"/>
    <w:link w:val="CommentTextChar"/>
    <w:uiPriority w:val="99"/>
    <w:semiHidden/>
    <w:unhideWhenUsed/>
    <w:rsid w:val="005166FF"/>
    <w:pPr>
      <w:spacing w:line="240" w:lineRule="auto"/>
    </w:pPr>
    <w:rPr>
      <w:sz w:val="20"/>
      <w:szCs w:val="20"/>
    </w:rPr>
  </w:style>
  <w:style w:type="character" w:customStyle="1" w:styleId="CommentTextChar">
    <w:name w:val="Comment Text Char"/>
    <w:basedOn w:val="DefaultParagraphFont"/>
    <w:link w:val="CommentText"/>
    <w:uiPriority w:val="99"/>
    <w:semiHidden/>
    <w:rsid w:val="005166FF"/>
    <w:rPr>
      <w:rFonts w:ascii="Cambria" w:hAnsi="Cambria"/>
      <w:sz w:val="20"/>
      <w:szCs w:val="20"/>
      <w:lang w:val="en-US"/>
    </w:rPr>
  </w:style>
  <w:style w:type="paragraph" w:styleId="CommentSubject">
    <w:name w:val="annotation subject"/>
    <w:basedOn w:val="CommentText"/>
    <w:next w:val="CommentText"/>
    <w:link w:val="CommentSubjectChar"/>
    <w:uiPriority w:val="99"/>
    <w:semiHidden/>
    <w:unhideWhenUsed/>
    <w:rsid w:val="005166FF"/>
    <w:rPr>
      <w:b/>
      <w:bCs/>
    </w:rPr>
  </w:style>
  <w:style w:type="character" w:customStyle="1" w:styleId="CommentSubjectChar">
    <w:name w:val="Comment Subject Char"/>
    <w:basedOn w:val="CommentTextChar"/>
    <w:link w:val="CommentSubject"/>
    <w:uiPriority w:val="99"/>
    <w:semiHidden/>
    <w:rsid w:val="005166FF"/>
    <w:rPr>
      <w:rFonts w:ascii="Cambria" w:hAnsi="Cambria"/>
      <w:b/>
      <w:bCs/>
      <w:sz w:val="20"/>
      <w:szCs w:val="20"/>
      <w:lang w:val="en-US"/>
    </w:rPr>
  </w:style>
  <w:style w:type="paragraph" w:styleId="BalloonText">
    <w:name w:val="Balloon Text"/>
    <w:basedOn w:val="Normal"/>
    <w:link w:val="BalloonTextChar"/>
    <w:uiPriority w:val="99"/>
    <w:semiHidden/>
    <w:unhideWhenUsed/>
    <w:rsid w:val="005166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66FF"/>
    <w:rPr>
      <w:rFonts w:ascii="Segoe UI" w:hAnsi="Segoe UI" w:cs="Segoe UI"/>
      <w:sz w:val="18"/>
      <w:szCs w:val="18"/>
      <w:lang w:val="en-US"/>
    </w:rPr>
  </w:style>
  <w:style w:type="character" w:styleId="Hyperlink">
    <w:name w:val="Hyperlink"/>
    <w:basedOn w:val="DefaultParagraphFont"/>
    <w:uiPriority w:val="99"/>
    <w:unhideWhenUsed/>
    <w:rsid w:val="00DB4BEA"/>
    <w:rPr>
      <w:color w:val="0563C1" w:themeColor="hyperlink"/>
      <w:u w:val="single"/>
    </w:rPr>
  </w:style>
  <w:style w:type="table" w:styleId="TableGrid">
    <w:name w:val="Table Grid"/>
    <w:basedOn w:val="TableNormal"/>
    <w:uiPriority w:val="39"/>
    <w:rsid w:val="00435B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55368">
      <w:bodyDiv w:val="1"/>
      <w:marLeft w:val="0"/>
      <w:marRight w:val="0"/>
      <w:marTop w:val="0"/>
      <w:marBottom w:val="0"/>
      <w:divBdr>
        <w:top w:val="none" w:sz="0" w:space="0" w:color="auto"/>
        <w:left w:val="none" w:sz="0" w:space="0" w:color="auto"/>
        <w:bottom w:val="none" w:sz="0" w:space="0" w:color="auto"/>
        <w:right w:val="none" w:sz="0" w:space="0" w:color="auto"/>
      </w:divBdr>
    </w:div>
    <w:div w:id="340931286">
      <w:bodyDiv w:val="1"/>
      <w:marLeft w:val="0"/>
      <w:marRight w:val="0"/>
      <w:marTop w:val="0"/>
      <w:marBottom w:val="0"/>
      <w:divBdr>
        <w:top w:val="none" w:sz="0" w:space="0" w:color="auto"/>
        <w:left w:val="none" w:sz="0" w:space="0" w:color="auto"/>
        <w:bottom w:val="none" w:sz="0" w:space="0" w:color="auto"/>
        <w:right w:val="none" w:sz="0" w:space="0" w:color="auto"/>
      </w:divBdr>
    </w:div>
    <w:div w:id="2105219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9E66E-2FDA-4A8A-929B-A08BCE95E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18025</TotalTime>
  <Pages>12</Pages>
  <Words>3361</Words>
  <Characters>18491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KU Leuven FEB</Company>
  <LinksUpToDate>false</LinksUpToDate>
  <CharactersWithSpaces>21809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Ines Adriaens</dc:creator>
  <cp:keywords/>
  <dc:description/>
  <cp:lastModifiedBy>Ines Adriaens</cp:lastModifiedBy>
  <cp:revision>5</cp:revision>
  <dcterms:created xsi:type="dcterms:W3CDTF">2023-09-07T08:21:00Z</dcterms:created>
  <dcterms:modified xsi:type="dcterms:W3CDTF">2024-02-26T12:03:00Z</dcterms:modified>
</cp:coreProperties>
</file>